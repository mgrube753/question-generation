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8427" w:type="dxa"/>
        <w:tblLook w:val="04A0" w:firstRow="1" w:lastRow="0" w:firstColumn="1" w:lastColumn="0" w:noHBand="0" w:noVBand="1"/>
      </w:tblPr>
      <w:tblGrid>
        <w:gridCol w:w="2547"/>
        <w:gridCol w:w="2940"/>
        <w:gridCol w:w="1526"/>
        <w:gridCol w:w="1414"/>
      </w:tblGrid>
      <w:tr w:rsidR="003361B6" w:rsidRPr="003361B6" w14:paraId="4D9F1182" w14:textId="42093DC1" w:rsidTr="003361B6">
        <w:tc>
          <w:tcPr>
            <w:tcW w:w="2547" w:type="dxa"/>
          </w:tcPr>
          <w:p w14:paraId="072ABDBF" w14:textId="3B0547E9" w:rsidR="003361B6" w:rsidRPr="003361B6" w:rsidRDefault="003361B6" w:rsidP="003361B6">
            <w:pPr>
              <w:pStyle w:val="berschrift1"/>
              <w:spacing w:before="0"/>
              <w:rPr>
                <w:rStyle w:val="BodyTextChar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proofErr w:type="spellStart"/>
            <w:r w:rsidRPr="003361B6">
              <w:rPr>
                <w:rStyle w:val="BodyTextChar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Bewertung</w:t>
            </w:r>
            <w:proofErr w:type="spellEnd"/>
            <w:r w:rsidRPr="003361B6">
              <w:rPr>
                <w:rStyle w:val="BodyTextChar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 von </w:t>
            </w:r>
            <w:proofErr w:type="spellStart"/>
            <w:r w:rsidRPr="003361B6">
              <w:rPr>
                <w:rStyle w:val="BodyTextChar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Fragen</w:t>
            </w:r>
            <w:proofErr w:type="spellEnd"/>
          </w:p>
        </w:tc>
        <w:tc>
          <w:tcPr>
            <w:tcW w:w="2940" w:type="dxa"/>
          </w:tcPr>
          <w:p w14:paraId="0DBE03A9" w14:textId="432798FF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 w:rsidRPr="003361B6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 xml:space="preserve">Relevanz </w:t>
            </w:r>
          </w:p>
        </w:tc>
        <w:tc>
          <w:tcPr>
            <w:tcW w:w="1526" w:type="dxa"/>
          </w:tcPr>
          <w:p w14:paraId="5B3D00A0" w14:textId="280E5406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 w:rsidRPr="003361B6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Cap</w:t>
            </w:r>
          </w:p>
        </w:tc>
        <w:tc>
          <w:tcPr>
            <w:tcW w:w="1414" w:type="dxa"/>
          </w:tcPr>
          <w:p w14:paraId="7792EC2D" w14:textId="77777777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</w:p>
        </w:tc>
      </w:tr>
      <w:tr w:rsidR="003361B6" w:rsidRPr="003361B6" w14:paraId="775982C4" w14:textId="623B018F" w:rsidTr="003361B6">
        <w:tc>
          <w:tcPr>
            <w:tcW w:w="2547" w:type="dxa"/>
          </w:tcPr>
          <w:p w14:paraId="1EF38272" w14:textId="77777777" w:rsidR="003361B6" w:rsidRPr="003361B6" w:rsidRDefault="003361B6" w:rsidP="003361B6">
            <w:pPr>
              <w:pStyle w:val="berschrift1"/>
              <w:spacing w:before="0"/>
              <w:rPr>
                <w:rStyle w:val="BodyTextChar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40" w:type="dxa"/>
          </w:tcPr>
          <w:p w14:paraId="7EE020DC" w14:textId="015E98C1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 w:rsidRPr="003361B6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 xml:space="preserve">Klarheit </w:t>
            </w:r>
          </w:p>
        </w:tc>
        <w:tc>
          <w:tcPr>
            <w:tcW w:w="1526" w:type="dxa"/>
          </w:tcPr>
          <w:p w14:paraId="1C0B6DEC" w14:textId="266EB5B0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Cap</w:t>
            </w:r>
          </w:p>
        </w:tc>
        <w:tc>
          <w:tcPr>
            <w:tcW w:w="1414" w:type="dxa"/>
          </w:tcPr>
          <w:p w14:paraId="0CB7AFBB" w14:textId="1080527B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Rubach</w:t>
            </w:r>
          </w:p>
        </w:tc>
      </w:tr>
      <w:tr w:rsidR="003361B6" w:rsidRPr="003361B6" w14:paraId="237ACD3D" w14:textId="04486E3F" w:rsidTr="003361B6">
        <w:tc>
          <w:tcPr>
            <w:tcW w:w="2547" w:type="dxa"/>
          </w:tcPr>
          <w:p w14:paraId="3CC09E17" w14:textId="77777777" w:rsidR="003361B6" w:rsidRPr="003361B6" w:rsidRDefault="003361B6" w:rsidP="003361B6">
            <w:pPr>
              <w:pStyle w:val="berschrift1"/>
              <w:spacing w:before="0"/>
              <w:rPr>
                <w:rStyle w:val="BodyTextChar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40" w:type="dxa"/>
          </w:tcPr>
          <w:p w14:paraId="447DA6F5" w14:textId="554633C8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 w:rsidRPr="003361B6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 xml:space="preserve">Beantwortbarkeit </w:t>
            </w:r>
          </w:p>
        </w:tc>
        <w:tc>
          <w:tcPr>
            <w:tcW w:w="1526" w:type="dxa"/>
          </w:tcPr>
          <w:p w14:paraId="65436E22" w14:textId="34E2313E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Cap</w:t>
            </w:r>
          </w:p>
        </w:tc>
        <w:tc>
          <w:tcPr>
            <w:tcW w:w="1414" w:type="dxa"/>
          </w:tcPr>
          <w:p w14:paraId="69BA26B9" w14:textId="77777777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</w:p>
        </w:tc>
      </w:tr>
      <w:tr w:rsidR="003361B6" w:rsidRPr="003361B6" w14:paraId="4AA6B62B" w14:textId="1C21C8AB" w:rsidTr="003361B6">
        <w:tc>
          <w:tcPr>
            <w:tcW w:w="2547" w:type="dxa"/>
          </w:tcPr>
          <w:p w14:paraId="39205488" w14:textId="77777777" w:rsidR="003361B6" w:rsidRPr="003361B6" w:rsidRDefault="003361B6" w:rsidP="003361B6">
            <w:pPr>
              <w:pStyle w:val="berschrift1"/>
              <w:spacing w:before="0"/>
              <w:rPr>
                <w:rStyle w:val="BodyTextChar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40" w:type="dxa"/>
          </w:tcPr>
          <w:p w14:paraId="2857C82A" w14:textId="0C1BC393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 w:rsidRPr="003361B6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Herausforderung</w:t>
            </w:r>
          </w:p>
        </w:tc>
        <w:tc>
          <w:tcPr>
            <w:tcW w:w="1526" w:type="dxa"/>
          </w:tcPr>
          <w:p w14:paraId="78B1DA31" w14:textId="7DE00550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Cap</w:t>
            </w:r>
          </w:p>
        </w:tc>
        <w:tc>
          <w:tcPr>
            <w:tcW w:w="1414" w:type="dxa"/>
          </w:tcPr>
          <w:p w14:paraId="571C1BD1" w14:textId="1638C3ED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Rubach</w:t>
            </w:r>
          </w:p>
        </w:tc>
      </w:tr>
      <w:tr w:rsidR="003361B6" w:rsidRPr="003361B6" w14:paraId="5486643F" w14:textId="74110975" w:rsidTr="003361B6">
        <w:tc>
          <w:tcPr>
            <w:tcW w:w="2547" w:type="dxa"/>
          </w:tcPr>
          <w:p w14:paraId="6F0EA441" w14:textId="77777777" w:rsidR="003361B6" w:rsidRPr="003361B6" w:rsidRDefault="003361B6" w:rsidP="003361B6">
            <w:pPr>
              <w:pStyle w:val="berschrift1"/>
              <w:spacing w:before="0"/>
              <w:rPr>
                <w:rStyle w:val="BodyTextChar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40" w:type="dxa"/>
          </w:tcPr>
          <w:p w14:paraId="1FC04B60" w14:textId="48B48F3C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 w:rsidRPr="003361B6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 xml:space="preserve">Wertigkeit </w:t>
            </w:r>
          </w:p>
        </w:tc>
        <w:tc>
          <w:tcPr>
            <w:tcW w:w="1526" w:type="dxa"/>
          </w:tcPr>
          <w:p w14:paraId="2F185BCC" w14:textId="09273259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Cap</w:t>
            </w:r>
          </w:p>
        </w:tc>
        <w:tc>
          <w:tcPr>
            <w:tcW w:w="1414" w:type="dxa"/>
          </w:tcPr>
          <w:p w14:paraId="4CA4BC8C" w14:textId="3FC3457E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Rubach</w:t>
            </w:r>
          </w:p>
        </w:tc>
      </w:tr>
      <w:tr w:rsidR="003361B6" w:rsidRPr="003361B6" w14:paraId="05178B5C" w14:textId="68CD26BB" w:rsidTr="003361B6">
        <w:tc>
          <w:tcPr>
            <w:tcW w:w="2547" w:type="dxa"/>
          </w:tcPr>
          <w:p w14:paraId="42C09523" w14:textId="77777777" w:rsidR="003361B6" w:rsidRPr="003361B6" w:rsidRDefault="003361B6" w:rsidP="003361B6">
            <w:pPr>
              <w:pStyle w:val="berschrift1"/>
              <w:spacing w:before="0"/>
              <w:rPr>
                <w:rStyle w:val="BodyTextChar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40" w:type="dxa"/>
          </w:tcPr>
          <w:p w14:paraId="712627CB" w14:textId="32F1F1F6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 w:rsidRPr="003361B6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 xml:space="preserve">Sprachliche Qualität </w:t>
            </w:r>
          </w:p>
        </w:tc>
        <w:tc>
          <w:tcPr>
            <w:tcW w:w="1526" w:type="dxa"/>
          </w:tcPr>
          <w:p w14:paraId="5FD18CE8" w14:textId="43169D90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Cap</w:t>
            </w:r>
          </w:p>
        </w:tc>
        <w:tc>
          <w:tcPr>
            <w:tcW w:w="1414" w:type="dxa"/>
          </w:tcPr>
          <w:p w14:paraId="2153D15E" w14:textId="55A76BE9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Rubach</w:t>
            </w:r>
          </w:p>
        </w:tc>
      </w:tr>
      <w:tr w:rsidR="003361B6" w:rsidRPr="003361B6" w14:paraId="40B831F5" w14:textId="63C36204" w:rsidTr="003361B6">
        <w:tc>
          <w:tcPr>
            <w:tcW w:w="2547" w:type="dxa"/>
          </w:tcPr>
          <w:p w14:paraId="7CF14B1D" w14:textId="77777777" w:rsidR="003361B6" w:rsidRPr="003361B6" w:rsidRDefault="003361B6" w:rsidP="003361B6">
            <w:pPr>
              <w:pStyle w:val="berschrift1"/>
              <w:spacing w:before="0"/>
              <w:rPr>
                <w:rStyle w:val="BodyTextChar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40" w:type="dxa"/>
          </w:tcPr>
          <w:p w14:paraId="4FDB8FAF" w14:textId="40F2687E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 w:rsidRPr="003361B6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Bloom</w:t>
            </w:r>
          </w:p>
        </w:tc>
        <w:tc>
          <w:tcPr>
            <w:tcW w:w="1526" w:type="dxa"/>
          </w:tcPr>
          <w:p w14:paraId="3523FD46" w14:textId="77777777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</w:p>
        </w:tc>
        <w:tc>
          <w:tcPr>
            <w:tcW w:w="1414" w:type="dxa"/>
          </w:tcPr>
          <w:p w14:paraId="599429C3" w14:textId="1B62FF92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Rubach</w:t>
            </w:r>
          </w:p>
        </w:tc>
      </w:tr>
      <w:tr w:rsidR="003361B6" w:rsidRPr="003361B6" w14:paraId="1C3C5780" w14:textId="10F4A7E4" w:rsidTr="003361B6">
        <w:tc>
          <w:tcPr>
            <w:tcW w:w="2547" w:type="dxa"/>
          </w:tcPr>
          <w:p w14:paraId="6A6F7B05" w14:textId="1CC57836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de-DE"/>
              </w:rPr>
            </w:pPr>
            <w:r w:rsidRPr="003361B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de-DE"/>
              </w:rPr>
              <w:t xml:space="preserve">Bewertung von Antworten </w:t>
            </w:r>
          </w:p>
        </w:tc>
        <w:tc>
          <w:tcPr>
            <w:tcW w:w="2940" w:type="dxa"/>
          </w:tcPr>
          <w:p w14:paraId="51CF6401" w14:textId="540DBB62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 w:rsidRPr="003361B6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Korrektheit</w:t>
            </w:r>
          </w:p>
        </w:tc>
        <w:tc>
          <w:tcPr>
            <w:tcW w:w="1526" w:type="dxa"/>
          </w:tcPr>
          <w:p w14:paraId="2C177122" w14:textId="71F708F2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Cap</w:t>
            </w:r>
          </w:p>
        </w:tc>
        <w:tc>
          <w:tcPr>
            <w:tcW w:w="1414" w:type="dxa"/>
          </w:tcPr>
          <w:p w14:paraId="14D97F45" w14:textId="77777777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</w:p>
        </w:tc>
      </w:tr>
      <w:tr w:rsidR="003361B6" w:rsidRPr="003361B6" w14:paraId="32D2225C" w14:textId="45ED16BB" w:rsidTr="003361B6">
        <w:tc>
          <w:tcPr>
            <w:tcW w:w="2547" w:type="dxa"/>
          </w:tcPr>
          <w:p w14:paraId="2CD145BB" w14:textId="77777777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de-DE"/>
              </w:rPr>
            </w:pPr>
          </w:p>
        </w:tc>
        <w:tc>
          <w:tcPr>
            <w:tcW w:w="2940" w:type="dxa"/>
          </w:tcPr>
          <w:p w14:paraId="736CE9F4" w14:textId="1E0874D0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 w:rsidRPr="003361B6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Klarheit</w:t>
            </w:r>
          </w:p>
        </w:tc>
        <w:tc>
          <w:tcPr>
            <w:tcW w:w="1526" w:type="dxa"/>
          </w:tcPr>
          <w:p w14:paraId="3458195F" w14:textId="7B52468D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Cap</w:t>
            </w:r>
          </w:p>
        </w:tc>
        <w:tc>
          <w:tcPr>
            <w:tcW w:w="1414" w:type="dxa"/>
          </w:tcPr>
          <w:p w14:paraId="338DD29C" w14:textId="1E6992A6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Rubach</w:t>
            </w:r>
          </w:p>
        </w:tc>
      </w:tr>
      <w:tr w:rsidR="003361B6" w:rsidRPr="003361B6" w14:paraId="08944898" w14:textId="259EBC40" w:rsidTr="003361B6">
        <w:tc>
          <w:tcPr>
            <w:tcW w:w="2547" w:type="dxa"/>
          </w:tcPr>
          <w:p w14:paraId="6813428E" w14:textId="77777777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de-DE"/>
              </w:rPr>
            </w:pPr>
          </w:p>
        </w:tc>
        <w:tc>
          <w:tcPr>
            <w:tcW w:w="2940" w:type="dxa"/>
          </w:tcPr>
          <w:p w14:paraId="45ED2A69" w14:textId="1AFCAA35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 w:rsidRPr="003361B6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Sprachliche Qualität</w:t>
            </w:r>
          </w:p>
        </w:tc>
        <w:tc>
          <w:tcPr>
            <w:tcW w:w="1526" w:type="dxa"/>
          </w:tcPr>
          <w:p w14:paraId="3680DC68" w14:textId="69EEB4A1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Cap</w:t>
            </w:r>
          </w:p>
        </w:tc>
        <w:tc>
          <w:tcPr>
            <w:tcW w:w="1414" w:type="dxa"/>
          </w:tcPr>
          <w:p w14:paraId="55A8B991" w14:textId="0594666C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Rubach</w:t>
            </w:r>
          </w:p>
        </w:tc>
      </w:tr>
      <w:tr w:rsidR="003361B6" w:rsidRPr="003361B6" w14:paraId="5EEA7C7D" w14:textId="274E7E91" w:rsidTr="003361B6">
        <w:tc>
          <w:tcPr>
            <w:tcW w:w="2547" w:type="dxa"/>
          </w:tcPr>
          <w:p w14:paraId="23542FFC" w14:textId="77777777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de-DE"/>
              </w:rPr>
            </w:pPr>
          </w:p>
        </w:tc>
        <w:tc>
          <w:tcPr>
            <w:tcW w:w="2940" w:type="dxa"/>
          </w:tcPr>
          <w:p w14:paraId="6FC18AC5" w14:textId="0D3E2B85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 w:rsidRPr="003361B6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Bloom</w:t>
            </w:r>
          </w:p>
        </w:tc>
        <w:tc>
          <w:tcPr>
            <w:tcW w:w="1526" w:type="dxa"/>
          </w:tcPr>
          <w:p w14:paraId="6EF5988E" w14:textId="77777777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</w:p>
        </w:tc>
        <w:tc>
          <w:tcPr>
            <w:tcW w:w="1414" w:type="dxa"/>
          </w:tcPr>
          <w:p w14:paraId="095A5220" w14:textId="5AC8D849" w:rsidR="003361B6" w:rsidRPr="003361B6" w:rsidRDefault="003361B6" w:rsidP="003361B6">
            <w:pPr>
              <w:pStyle w:val="berschrift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  <w:lang w:val="de-DE"/>
              </w:rPr>
              <w:t>Rubach</w:t>
            </w:r>
          </w:p>
        </w:tc>
      </w:tr>
    </w:tbl>
    <w:p w14:paraId="1B13E30A" w14:textId="46FDC67E" w:rsidR="00B225B4" w:rsidRPr="00BE42A4" w:rsidRDefault="00BE42A4">
      <w:pPr>
        <w:pStyle w:val="berschrift1"/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lang w:val="de-DE"/>
        </w:rPr>
        <w:t>Bewertungsrubrik für LLM-generierte Fragen</w:t>
      </w:r>
    </w:p>
    <w:p w14:paraId="64F9C42F" w14:textId="77777777" w:rsidR="00B225B4" w:rsidRPr="00BE42A4" w:rsidRDefault="00BE42A4">
      <w:pPr>
        <w:pStyle w:val="berschrift2"/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lang w:val="de-DE"/>
        </w:rPr>
        <w:t>Relevanz/</w:t>
      </w:r>
      <w:proofErr w:type="spellStart"/>
      <w:r w:rsidRPr="00BE42A4">
        <w:rPr>
          <w:rFonts w:asciiTheme="minorHAnsi" w:hAnsiTheme="minorHAnsi" w:cstheme="minorHAnsi"/>
          <w:lang w:val="de-DE"/>
        </w:rPr>
        <w:t>Relevance</w:t>
      </w:r>
      <w:proofErr w:type="spellEnd"/>
    </w:p>
    <w:p w14:paraId="5CE818D6" w14:textId="77777777" w:rsidR="00B225B4" w:rsidRPr="00BE42A4" w:rsidRDefault="00BE42A4">
      <w:pPr>
        <w:pStyle w:val="FirstParagraph"/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Fragestellung:</w:t>
      </w:r>
      <w:r w:rsidRPr="00BE42A4">
        <w:rPr>
          <w:rFonts w:asciiTheme="minorHAnsi" w:hAnsiTheme="minorHAnsi" w:cstheme="minorHAnsi"/>
          <w:lang w:val="de-DE"/>
        </w:rPr>
        <w:t xml:space="preserve"> Wie gut bezieht sich die Frage aus </w:t>
      </w:r>
      <w:proofErr w:type="spellStart"/>
      <w:r w:rsidRPr="00BE42A4">
        <w:rPr>
          <w:rFonts w:asciiTheme="minorHAnsi" w:hAnsiTheme="minorHAnsi" w:cstheme="minorHAnsi"/>
          <w:lang w:val="de-DE"/>
        </w:rPr>
        <w:t>Dozierendenperspektive</w:t>
      </w:r>
      <w:proofErr w:type="spellEnd"/>
      <w:r w:rsidRPr="00BE42A4">
        <w:rPr>
          <w:rFonts w:asciiTheme="minorHAnsi" w:hAnsiTheme="minorHAnsi" w:cstheme="minorHAnsi"/>
          <w:lang w:val="de-DE"/>
        </w:rPr>
        <w:t xml:space="preserve"> auf zentrale Fachkonzepte, Themen und Fachbegriffe des bereitgestellten Textes? (Bewerter: Cap Team)</w:t>
      </w:r>
    </w:p>
    <w:p w14:paraId="4F0DBACF" w14:textId="77777777" w:rsidR="00B225B4" w:rsidRPr="00BE42A4" w:rsidRDefault="00BE42A4">
      <w:pPr>
        <w:pStyle w:val="Textkrper"/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i/>
          <w:iCs/>
          <w:lang w:val="de-DE"/>
        </w:rPr>
        <w:t>Hinweis: Hier geht es nicht darum, ob der Inhalt korrekt abgebildet wird, sondern nur um den the</w:t>
      </w:r>
      <w:r w:rsidRPr="00BE42A4">
        <w:rPr>
          <w:rFonts w:asciiTheme="minorHAnsi" w:hAnsiTheme="minorHAnsi" w:cstheme="minorHAnsi"/>
          <w:i/>
          <w:iCs/>
          <w:lang w:val="de-DE"/>
        </w:rPr>
        <w:t>matischen Bezug.</w:t>
      </w:r>
    </w:p>
    <w:p w14:paraId="5CC474B5" w14:textId="77777777" w:rsidR="00B225B4" w:rsidRPr="00BE42A4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5 - Überaus relevant:</w:t>
      </w:r>
      <w:r w:rsidRPr="00BE42A4">
        <w:rPr>
          <w:rFonts w:asciiTheme="minorHAnsi" w:hAnsiTheme="minorHAnsi" w:cstheme="minorHAnsi"/>
          <w:lang w:val="de-DE"/>
        </w:rPr>
        <w:t xml:space="preserve"> Bezieht sich auf zentrale Themen und korrekte Fachbegriffe</w:t>
      </w:r>
    </w:p>
    <w:p w14:paraId="77BE37F7" w14:textId="77777777" w:rsidR="00B225B4" w:rsidRPr="00BE42A4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lang w:val="de-DE"/>
        </w:rPr>
        <w:t>Bsp.: “Welche Kernaufgaben erfüllt der Data Link Layer und worin unterscheiden sich diese hinsichtlich ihrer Zielsetzung?”</w:t>
      </w:r>
    </w:p>
    <w:p w14:paraId="5775F45E" w14:textId="77777777" w:rsidR="00B225B4" w:rsidRPr="00BE42A4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4 - Relevant:</w:t>
      </w:r>
      <w:r w:rsidRPr="00BE42A4">
        <w:rPr>
          <w:rFonts w:asciiTheme="minorHAnsi" w:hAnsiTheme="minorHAnsi" w:cstheme="minorHAnsi"/>
          <w:lang w:val="de-DE"/>
        </w:rPr>
        <w:t xml:space="preserve"> Bezieht sich auf wich</w:t>
      </w:r>
      <w:r w:rsidRPr="00BE42A4">
        <w:rPr>
          <w:rFonts w:asciiTheme="minorHAnsi" w:hAnsiTheme="minorHAnsi" w:cstheme="minorHAnsi"/>
          <w:lang w:val="de-DE"/>
        </w:rPr>
        <w:t>tige Fachkonzepte des Textes</w:t>
      </w:r>
    </w:p>
    <w:p w14:paraId="632C9AE1" w14:textId="77777777" w:rsidR="00B225B4" w:rsidRPr="00BE42A4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3 - Mäßig relevant:</w:t>
      </w:r>
      <w:r w:rsidRPr="00BE42A4">
        <w:rPr>
          <w:rFonts w:asciiTheme="minorHAnsi" w:hAnsiTheme="minorHAnsi" w:cstheme="minorHAnsi"/>
          <w:lang w:val="de-DE"/>
        </w:rPr>
        <w:t xml:space="preserve"> Behandelt eher nebensächliche Aspekte oder Randthemen des Textes</w:t>
      </w:r>
    </w:p>
    <w:p w14:paraId="413E96AF" w14:textId="77777777" w:rsidR="00B225B4" w:rsidRPr="00BE42A4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2 - Weniger relevant:</w:t>
      </w:r>
      <w:r w:rsidRPr="00BE42A4">
        <w:rPr>
          <w:rFonts w:asciiTheme="minorHAnsi" w:hAnsiTheme="minorHAnsi" w:cstheme="minorHAnsi"/>
          <w:lang w:val="de-DE"/>
        </w:rPr>
        <w:t xml:space="preserve"> Nur oberflächlicher Bezug zu Fachkonzepten</w:t>
      </w:r>
    </w:p>
    <w:p w14:paraId="19279576" w14:textId="77777777" w:rsidR="00B225B4" w:rsidRPr="00BE42A4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1 - Nicht relevant:</w:t>
      </w:r>
      <w:r w:rsidRPr="00BE42A4">
        <w:rPr>
          <w:rFonts w:asciiTheme="minorHAnsi" w:hAnsiTheme="minorHAnsi" w:cstheme="minorHAnsi"/>
          <w:lang w:val="de-DE"/>
        </w:rPr>
        <w:t xml:space="preserve"> Kein Bezug zu den im Text behandelten Fachkonzepten</w:t>
      </w:r>
    </w:p>
    <w:p w14:paraId="1E9D9A33" w14:textId="77777777" w:rsidR="00B225B4" w:rsidRPr="00BE42A4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</w:rPr>
      </w:pPr>
      <w:bookmarkStart w:id="0" w:name="relevanzrelevance"/>
      <w:r w:rsidRPr="00BE42A4">
        <w:rPr>
          <w:rFonts w:asciiTheme="minorHAnsi" w:hAnsiTheme="minorHAnsi" w:cstheme="minorHAnsi"/>
          <w:lang w:val="de-DE"/>
        </w:rPr>
        <w:t>Bsp.:</w:t>
      </w:r>
      <w:r w:rsidRPr="00BE42A4">
        <w:rPr>
          <w:rFonts w:asciiTheme="minorHAnsi" w:hAnsiTheme="minorHAnsi" w:cstheme="minorHAnsi"/>
          <w:lang w:val="de-DE"/>
        </w:rPr>
        <w:t xml:space="preserve"> “Welche Programmiersprache wird am häufigsten für die Implementierung von Netzwerkprotokollen verwendet?”</w:t>
      </w:r>
      <w:bookmarkEnd w:id="0"/>
    </w:p>
    <w:p w14:paraId="1F315133" w14:textId="77777777" w:rsidR="00B225B4" w:rsidRPr="00BE42A4" w:rsidRDefault="00BE42A4">
      <w:pPr>
        <w:pStyle w:val="berschrift2"/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lang w:val="de-DE"/>
        </w:rPr>
        <w:t>Klarheit/Clarity</w:t>
      </w:r>
    </w:p>
    <w:p w14:paraId="4204CD9F" w14:textId="77777777" w:rsidR="00B225B4" w:rsidRPr="00BE42A4" w:rsidRDefault="00BE42A4">
      <w:pPr>
        <w:pStyle w:val="FirstParagraph"/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Fragestellung:</w:t>
      </w:r>
      <w:r w:rsidRPr="00BE42A4">
        <w:rPr>
          <w:rFonts w:asciiTheme="minorHAnsi" w:hAnsiTheme="minorHAnsi" w:cstheme="minorHAnsi"/>
          <w:lang w:val="de-DE"/>
        </w:rPr>
        <w:t xml:space="preserve"> Wie präzise und inhaltlich eindeutig ist die Frage aus </w:t>
      </w:r>
      <w:proofErr w:type="spellStart"/>
      <w:r w:rsidRPr="00BE42A4">
        <w:rPr>
          <w:rFonts w:asciiTheme="minorHAnsi" w:hAnsiTheme="minorHAnsi" w:cstheme="minorHAnsi"/>
          <w:lang w:val="de-DE"/>
        </w:rPr>
        <w:t>Dozierendenperspektive</w:t>
      </w:r>
      <w:proofErr w:type="spellEnd"/>
      <w:r w:rsidRPr="00BE42A4">
        <w:rPr>
          <w:rFonts w:asciiTheme="minorHAnsi" w:hAnsiTheme="minorHAnsi" w:cstheme="minorHAnsi"/>
          <w:lang w:val="de-DE"/>
        </w:rPr>
        <w:t xml:space="preserve"> formuliert? (Bewerter: Rubach &amp; Cap)</w:t>
      </w:r>
    </w:p>
    <w:p w14:paraId="4D511A2A" w14:textId="77777777" w:rsidR="00B225B4" w:rsidRPr="00BE42A4" w:rsidRDefault="00BE42A4">
      <w:pPr>
        <w:pStyle w:val="Textkrper"/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i/>
          <w:iCs/>
          <w:lang w:val="de-DE"/>
        </w:rPr>
        <w:t>Hi</w:t>
      </w:r>
      <w:r w:rsidRPr="00BE42A4">
        <w:rPr>
          <w:rFonts w:asciiTheme="minorHAnsi" w:hAnsiTheme="minorHAnsi" w:cstheme="minorHAnsi"/>
          <w:i/>
          <w:iCs/>
          <w:lang w:val="de-DE"/>
        </w:rPr>
        <w:t>nweis: Hier geht es um inhaltliche Verständlichkeit und Eindeutigkeit, nicht um sprachliche Formulierungen.</w:t>
      </w:r>
    </w:p>
    <w:p w14:paraId="3B658916" w14:textId="77777777" w:rsidR="00B225B4" w:rsidRPr="00BE42A4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5 - Sehr klar:</w:t>
      </w:r>
      <w:r w:rsidRPr="00BE42A4">
        <w:rPr>
          <w:rFonts w:asciiTheme="minorHAnsi" w:hAnsiTheme="minorHAnsi" w:cstheme="minorHAnsi"/>
          <w:lang w:val="de-DE"/>
        </w:rPr>
        <w:t xml:space="preserve"> Präzise formuliert, inhaltlich eindeutig, keine Mehrdeutigkeiten</w:t>
      </w:r>
    </w:p>
    <w:p w14:paraId="4148E3F0" w14:textId="77777777" w:rsidR="00B225B4" w:rsidRPr="00BE42A4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lang w:val="de-DE"/>
        </w:rPr>
        <w:t>Bsp.: “Nennen Sie die Kernaufgaben des Session Layer und erläutern S</w:t>
      </w:r>
      <w:r w:rsidRPr="00BE42A4">
        <w:rPr>
          <w:rFonts w:asciiTheme="minorHAnsi" w:hAnsiTheme="minorHAnsi" w:cstheme="minorHAnsi"/>
          <w:lang w:val="de-DE"/>
        </w:rPr>
        <w:t>ie jeweils deren Funktion.”</w:t>
      </w:r>
    </w:p>
    <w:p w14:paraId="245D4AF3" w14:textId="77777777" w:rsidR="00B225B4" w:rsidRPr="00BE42A4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lastRenderedPageBreak/>
        <w:t>4 - Klar:</w:t>
      </w:r>
      <w:r w:rsidRPr="00BE42A4">
        <w:rPr>
          <w:rFonts w:asciiTheme="minorHAnsi" w:hAnsiTheme="minorHAnsi" w:cstheme="minorHAnsi"/>
          <w:lang w:val="de-DE"/>
        </w:rPr>
        <w:t xml:space="preserve"> Inhaltlich verständlich mit minimalen Unklarheiten</w:t>
      </w:r>
    </w:p>
    <w:p w14:paraId="2A11212C" w14:textId="77777777" w:rsidR="00B225B4" w:rsidRPr="00BE42A4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3 - Mäßig klar:</w:t>
      </w:r>
      <w:r w:rsidRPr="00BE42A4">
        <w:rPr>
          <w:rFonts w:asciiTheme="minorHAnsi" w:hAnsiTheme="minorHAnsi" w:cstheme="minorHAnsi"/>
          <w:lang w:val="de-DE"/>
        </w:rPr>
        <w:t xml:space="preserve"> Enthält einige inhaltlich unklare Formulierungen</w:t>
      </w:r>
    </w:p>
    <w:p w14:paraId="6E32671A" w14:textId="77777777" w:rsidR="00B225B4" w:rsidRPr="00BE42A4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2 - Unklar:</w:t>
      </w:r>
      <w:r w:rsidRPr="00BE42A4">
        <w:rPr>
          <w:rFonts w:asciiTheme="minorHAnsi" w:hAnsiTheme="minorHAnsi" w:cstheme="minorHAnsi"/>
          <w:lang w:val="de-DE"/>
        </w:rPr>
        <w:t xml:space="preserve"> Enthält mehrere mehrdeutige oder verwirrende inhaltliche Elemente</w:t>
      </w:r>
    </w:p>
    <w:p w14:paraId="1EAA53A6" w14:textId="77777777" w:rsidR="00B225B4" w:rsidRPr="00BE42A4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1 - Sehr unklar:</w:t>
      </w:r>
      <w:r w:rsidRPr="00BE42A4">
        <w:rPr>
          <w:rFonts w:asciiTheme="minorHAnsi" w:hAnsiTheme="minorHAnsi" w:cstheme="minorHAnsi"/>
          <w:lang w:val="de-DE"/>
        </w:rPr>
        <w:t xml:space="preserve"> Inhaltl</w:t>
      </w:r>
      <w:r w:rsidRPr="00BE42A4">
        <w:rPr>
          <w:rFonts w:asciiTheme="minorHAnsi" w:hAnsiTheme="minorHAnsi" w:cstheme="minorHAnsi"/>
          <w:lang w:val="de-DE"/>
        </w:rPr>
        <w:t>ich unverständlich, Intention der Frage nicht erkennbar</w:t>
      </w:r>
    </w:p>
    <w:p w14:paraId="0757BCE2" w14:textId="77777777" w:rsidR="00B225B4" w:rsidRPr="00BE42A4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</w:rPr>
      </w:pPr>
      <w:bookmarkStart w:id="1" w:name="klarheitclarity"/>
      <w:r w:rsidRPr="00BE42A4">
        <w:rPr>
          <w:rFonts w:asciiTheme="minorHAnsi" w:hAnsiTheme="minorHAnsi" w:cstheme="minorHAnsi"/>
          <w:lang w:val="de-DE"/>
        </w:rPr>
        <w:t>Bsp.: “Inwiefern spielt die Schicht eine Rolle bei dem, was passiert, wenn Kommunikation stattfindet?”</w:t>
      </w:r>
      <w:bookmarkEnd w:id="1"/>
    </w:p>
    <w:p w14:paraId="4BF5D8B5" w14:textId="77777777" w:rsidR="00B225B4" w:rsidRPr="00BE42A4" w:rsidRDefault="00BE42A4">
      <w:pPr>
        <w:pStyle w:val="berschrift2"/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lang w:val="de-DE"/>
        </w:rPr>
        <w:t>Beantwortbarkeit/</w:t>
      </w:r>
      <w:proofErr w:type="spellStart"/>
      <w:r w:rsidRPr="00BE42A4">
        <w:rPr>
          <w:rFonts w:asciiTheme="minorHAnsi" w:hAnsiTheme="minorHAnsi" w:cstheme="minorHAnsi"/>
          <w:lang w:val="de-DE"/>
        </w:rPr>
        <w:t>Answerability</w:t>
      </w:r>
      <w:proofErr w:type="spellEnd"/>
    </w:p>
    <w:p w14:paraId="318770D8" w14:textId="77777777" w:rsidR="00B225B4" w:rsidRPr="00BE42A4" w:rsidRDefault="00BE42A4">
      <w:pPr>
        <w:pStyle w:val="FirstParagraph"/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Fragestellung:</w:t>
      </w:r>
      <w:r w:rsidRPr="00BE42A4">
        <w:rPr>
          <w:rFonts w:asciiTheme="minorHAnsi" w:hAnsiTheme="minorHAnsi" w:cstheme="minorHAnsi"/>
          <w:lang w:val="de-DE"/>
        </w:rPr>
        <w:t xml:space="preserve"> Hat man aus der Studierendenperspektive ausreichend</w:t>
      </w:r>
      <w:r w:rsidRPr="00BE42A4">
        <w:rPr>
          <w:rFonts w:asciiTheme="minorHAnsi" w:hAnsiTheme="minorHAnsi" w:cstheme="minorHAnsi"/>
          <w:lang w:val="de-DE"/>
        </w:rPr>
        <w:t xml:space="preserve"> Informationen im bereitgestellten Text, um die Frage vollständig zu beantworten? (Bewerter: Cap)</w:t>
      </w:r>
    </w:p>
    <w:p w14:paraId="3400E72F" w14:textId="77777777" w:rsidR="00B225B4" w:rsidRPr="00BE42A4" w:rsidRDefault="00BE42A4">
      <w:pPr>
        <w:pStyle w:val="Textkrper"/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i/>
          <w:iCs/>
          <w:lang w:val="de-DE"/>
        </w:rPr>
        <w:t>Hinweis: Hier geht es nicht um die Schwierigkeit der Frage, sondern nur um die Verfügbarkeit der benötigten Informationen.</w:t>
      </w:r>
    </w:p>
    <w:p w14:paraId="21B1D250" w14:textId="77777777" w:rsidR="00B225B4" w:rsidRPr="00BE42A4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5 - Vollständig beantwortbar:</w:t>
      </w:r>
      <w:r w:rsidRPr="00BE42A4">
        <w:rPr>
          <w:rFonts w:asciiTheme="minorHAnsi" w:hAnsiTheme="minorHAnsi" w:cstheme="minorHAnsi"/>
          <w:lang w:val="de-DE"/>
        </w:rPr>
        <w:t xml:space="preserve"> Alle </w:t>
      </w:r>
      <w:r w:rsidRPr="00BE42A4">
        <w:rPr>
          <w:rFonts w:asciiTheme="minorHAnsi" w:hAnsiTheme="minorHAnsi" w:cstheme="minorHAnsi"/>
          <w:lang w:val="de-DE"/>
        </w:rPr>
        <w:t>Infos explizit im Text verfügbar</w:t>
      </w:r>
    </w:p>
    <w:p w14:paraId="3DDE118B" w14:textId="77777777" w:rsidR="00B225B4" w:rsidRPr="00BE42A4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</w:rPr>
      </w:pPr>
      <w:proofErr w:type="spellStart"/>
      <w:r w:rsidRPr="00BE42A4">
        <w:rPr>
          <w:rFonts w:asciiTheme="minorHAnsi" w:hAnsiTheme="minorHAnsi" w:cstheme="minorHAnsi"/>
          <w:lang w:val="de-DE"/>
        </w:rPr>
        <w:t>Bsp</w:t>
      </w:r>
      <w:proofErr w:type="spellEnd"/>
      <w:r w:rsidRPr="00BE42A4">
        <w:rPr>
          <w:rFonts w:asciiTheme="minorHAnsi" w:hAnsiTheme="minorHAnsi" w:cstheme="minorHAnsi"/>
          <w:lang w:val="de-DE"/>
        </w:rPr>
        <w:t xml:space="preserve">: “Welche Kernaufgaben hat der </w:t>
      </w:r>
      <w:proofErr w:type="spellStart"/>
      <w:r w:rsidRPr="00BE42A4">
        <w:rPr>
          <w:rFonts w:asciiTheme="minorHAnsi" w:hAnsiTheme="minorHAnsi" w:cstheme="minorHAnsi"/>
          <w:lang w:val="de-DE"/>
        </w:rPr>
        <w:t>Presentation</w:t>
      </w:r>
      <w:proofErr w:type="spellEnd"/>
      <w:r w:rsidRPr="00BE42A4">
        <w:rPr>
          <w:rFonts w:asciiTheme="minorHAnsi" w:hAnsiTheme="minorHAnsi" w:cstheme="minorHAnsi"/>
          <w:lang w:val="de-DE"/>
        </w:rPr>
        <w:t xml:space="preserve"> Layer?”</w:t>
      </w:r>
    </w:p>
    <w:p w14:paraId="0B53CA1B" w14:textId="77777777" w:rsidR="00B225B4" w:rsidRPr="00BE42A4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4 - Gut beantwortbar:</w:t>
      </w:r>
      <w:r w:rsidRPr="00BE42A4">
        <w:rPr>
          <w:rFonts w:asciiTheme="minorHAnsi" w:hAnsiTheme="minorHAnsi" w:cstheme="minorHAnsi"/>
          <w:lang w:val="de-DE"/>
        </w:rPr>
        <w:t xml:space="preserve"> Die meisten Infos im Text</w:t>
      </w:r>
    </w:p>
    <w:p w14:paraId="287D21A9" w14:textId="77777777" w:rsidR="00B225B4" w:rsidRPr="00BE42A4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</w:rPr>
      </w:pPr>
      <w:r w:rsidRPr="00BE42A4">
        <w:rPr>
          <w:rFonts w:asciiTheme="minorHAnsi" w:hAnsiTheme="minorHAnsi" w:cstheme="minorHAnsi"/>
          <w:b/>
          <w:bCs/>
        </w:rPr>
        <w:t xml:space="preserve">3 - </w:t>
      </w:r>
      <w:proofErr w:type="spellStart"/>
      <w:r w:rsidRPr="00BE42A4">
        <w:rPr>
          <w:rFonts w:asciiTheme="minorHAnsi" w:hAnsiTheme="minorHAnsi" w:cstheme="minorHAnsi"/>
          <w:b/>
          <w:bCs/>
        </w:rPr>
        <w:t>Teilweise</w:t>
      </w:r>
      <w:proofErr w:type="spellEnd"/>
      <w:r w:rsidRPr="00BE42A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BE42A4">
        <w:rPr>
          <w:rFonts w:asciiTheme="minorHAnsi" w:hAnsiTheme="minorHAnsi" w:cstheme="minorHAnsi"/>
          <w:b/>
          <w:bCs/>
        </w:rPr>
        <w:t>beantwortbar</w:t>
      </w:r>
      <w:proofErr w:type="spellEnd"/>
      <w:r w:rsidRPr="00BE42A4">
        <w:rPr>
          <w:rFonts w:asciiTheme="minorHAnsi" w:hAnsiTheme="minorHAnsi" w:cstheme="minorHAnsi"/>
          <w:b/>
          <w:bCs/>
        </w:rPr>
        <w:t>:</w:t>
      </w:r>
      <w:r w:rsidRPr="00BE42A4">
        <w:rPr>
          <w:rFonts w:asciiTheme="minorHAnsi" w:hAnsiTheme="minorHAnsi" w:cstheme="minorHAnsi"/>
        </w:rPr>
        <w:t xml:space="preserve"> </w:t>
      </w:r>
      <w:proofErr w:type="spellStart"/>
      <w:r w:rsidRPr="00BE42A4">
        <w:rPr>
          <w:rFonts w:asciiTheme="minorHAnsi" w:hAnsiTheme="minorHAnsi" w:cstheme="minorHAnsi"/>
        </w:rPr>
        <w:t>Grundinfos</w:t>
      </w:r>
      <w:proofErr w:type="spellEnd"/>
      <w:r w:rsidRPr="00BE42A4">
        <w:rPr>
          <w:rFonts w:asciiTheme="minorHAnsi" w:hAnsiTheme="minorHAnsi" w:cstheme="minorHAnsi"/>
        </w:rPr>
        <w:t xml:space="preserve"> </w:t>
      </w:r>
      <w:proofErr w:type="spellStart"/>
      <w:r w:rsidRPr="00BE42A4">
        <w:rPr>
          <w:rFonts w:asciiTheme="minorHAnsi" w:hAnsiTheme="minorHAnsi" w:cstheme="minorHAnsi"/>
        </w:rPr>
        <w:t>vorhanden</w:t>
      </w:r>
      <w:proofErr w:type="spellEnd"/>
    </w:p>
    <w:p w14:paraId="63811E8B" w14:textId="77777777" w:rsidR="00B225B4" w:rsidRPr="00BE42A4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2 - Schwer beantwortbar:</w:t>
      </w:r>
      <w:r w:rsidRPr="00BE42A4">
        <w:rPr>
          <w:rFonts w:asciiTheme="minorHAnsi" w:hAnsiTheme="minorHAnsi" w:cstheme="minorHAnsi"/>
          <w:lang w:val="de-DE"/>
        </w:rPr>
        <w:t xml:space="preserve"> Wenige Infos zum Beantworten vorhanden</w:t>
      </w:r>
    </w:p>
    <w:p w14:paraId="6B7DA5A4" w14:textId="77777777" w:rsidR="00B225B4" w:rsidRPr="00BE42A4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</w:rPr>
      </w:pPr>
      <w:r w:rsidRPr="00BE42A4">
        <w:rPr>
          <w:rFonts w:asciiTheme="minorHAnsi" w:hAnsiTheme="minorHAnsi" w:cstheme="minorHAnsi"/>
          <w:b/>
          <w:bCs/>
        </w:rPr>
        <w:t xml:space="preserve">1 - </w:t>
      </w:r>
      <w:proofErr w:type="spellStart"/>
      <w:r w:rsidRPr="00BE42A4">
        <w:rPr>
          <w:rFonts w:asciiTheme="minorHAnsi" w:hAnsiTheme="minorHAnsi" w:cstheme="minorHAnsi"/>
          <w:b/>
          <w:bCs/>
        </w:rPr>
        <w:t>Nicht</w:t>
      </w:r>
      <w:proofErr w:type="spellEnd"/>
      <w:r w:rsidRPr="00BE42A4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BE42A4">
        <w:rPr>
          <w:rFonts w:asciiTheme="minorHAnsi" w:hAnsiTheme="minorHAnsi" w:cstheme="minorHAnsi"/>
          <w:b/>
          <w:bCs/>
        </w:rPr>
        <w:t>beantwortbar</w:t>
      </w:r>
      <w:proofErr w:type="spellEnd"/>
      <w:r w:rsidRPr="00BE42A4">
        <w:rPr>
          <w:rFonts w:asciiTheme="minorHAnsi" w:hAnsiTheme="minorHAnsi" w:cstheme="minorHAnsi"/>
          <w:b/>
          <w:bCs/>
        </w:rPr>
        <w:t>:</w:t>
      </w:r>
      <w:r w:rsidRPr="00BE42A4">
        <w:rPr>
          <w:rFonts w:asciiTheme="minorHAnsi" w:hAnsiTheme="minorHAnsi" w:cstheme="minorHAnsi"/>
        </w:rPr>
        <w:t xml:space="preserve"> </w:t>
      </w:r>
      <w:proofErr w:type="spellStart"/>
      <w:r w:rsidRPr="00BE42A4">
        <w:rPr>
          <w:rFonts w:asciiTheme="minorHAnsi" w:hAnsiTheme="minorHAnsi" w:cstheme="minorHAnsi"/>
        </w:rPr>
        <w:t>Benötigte</w:t>
      </w:r>
      <w:proofErr w:type="spellEnd"/>
      <w:r w:rsidRPr="00BE42A4">
        <w:rPr>
          <w:rFonts w:asciiTheme="minorHAnsi" w:hAnsiTheme="minorHAnsi" w:cstheme="minorHAnsi"/>
        </w:rPr>
        <w:t xml:space="preserve"> </w:t>
      </w:r>
      <w:proofErr w:type="spellStart"/>
      <w:r w:rsidRPr="00BE42A4">
        <w:rPr>
          <w:rFonts w:asciiTheme="minorHAnsi" w:hAnsiTheme="minorHAnsi" w:cstheme="minorHAnsi"/>
        </w:rPr>
        <w:t>Informationen</w:t>
      </w:r>
      <w:proofErr w:type="spellEnd"/>
      <w:r w:rsidRPr="00BE42A4">
        <w:rPr>
          <w:rFonts w:asciiTheme="minorHAnsi" w:hAnsiTheme="minorHAnsi" w:cstheme="minorHAnsi"/>
        </w:rPr>
        <w:t xml:space="preserve"> </w:t>
      </w:r>
      <w:proofErr w:type="spellStart"/>
      <w:r w:rsidRPr="00BE42A4">
        <w:rPr>
          <w:rFonts w:asciiTheme="minorHAnsi" w:hAnsiTheme="minorHAnsi" w:cstheme="minorHAnsi"/>
        </w:rPr>
        <w:t>fehlen</w:t>
      </w:r>
      <w:proofErr w:type="spellEnd"/>
    </w:p>
    <w:p w14:paraId="4E487B0A" w14:textId="77777777" w:rsidR="00B225B4" w:rsidRPr="00BE42A4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</w:rPr>
      </w:pPr>
      <w:bookmarkStart w:id="2" w:name="beantwortbarkeitanswerability"/>
      <w:r w:rsidRPr="00BE42A4">
        <w:rPr>
          <w:rFonts w:asciiTheme="minorHAnsi" w:hAnsiTheme="minorHAnsi" w:cstheme="minorHAnsi"/>
          <w:lang w:val="de-DE"/>
        </w:rPr>
        <w:t>Bsp.: “Vergleichen Sie die Effizienz des ISO-OSI-Modells mit modernen Software-</w:t>
      </w:r>
      <w:proofErr w:type="spellStart"/>
      <w:r w:rsidRPr="00BE42A4">
        <w:rPr>
          <w:rFonts w:asciiTheme="minorHAnsi" w:hAnsiTheme="minorHAnsi" w:cstheme="minorHAnsi"/>
          <w:lang w:val="de-DE"/>
        </w:rPr>
        <w:t>Defined</w:t>
      </w:r>
      <w:proofErr w:type="spellEnd"/>
      <w:r w:rsidRPr="00BE42A4">
        <w:rPr>
          <w:rFonts w:asciiTheme="minorHAnsi" w:hAnsiTheme="minorHAnsi" w:cstheme="minorHAnsi"/>
          <w:lang w:val="de-DE"/>
        </w:rPr>
        <w:t>-Networking-Ansätzen.”</w:t>
      </w:r>
      <w:bookmarkEnd w:id="2"/>
    </w:p>
    <w:p w14:paraId="4DA50F37" w14:textId="77777777" w:rsidR="00B225B4" w:rsidRPr="00BE42A4" w:rsidRDefault="00BE42A4">
      <w:pPr>
        <w:pStyle w:val="berschrift2"/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lang w:val="de-DE"/>
        </w:rPr>
        <w:t>Herausforderung/</w:t>
      </w:r>
      <w:proofErr w:type="spellStart"/>
      <w:r w:rsidRPr="00BE42A4">
        <w:rPr>
          <w:rFonts w:asciiTheme="minorHAnsi" w:hAnsiTheme="minorHAnsi" w:cstheme="minorHAnsi"/>
          <w:lang w:val="de-DE"/>
        </w:rPr>
        <w:t>Challenging</w:t>
      </w:r>
      <w:proofErr w:type="spellEnd"/>
    </w:p>
    <w:p w14:paraId="50458FFD" w14:textId="77777777" w:rsidR="00B225B4" w:rsidRPr="00BE42A4" w:rsidRDefault="00BE42A4">
      <w:pPr>
        <w:pStyle w:val="FirstParagraph"/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lang w:val="de-DE"/>
        </w:rPr>
        <w:t xml:space="preserve">WAS MACHEN KODIERER FÜR </w:t>
      </w:r>
      <w:r w:rsidRPr="00BE42A4">
        <w:rPr>
          <w:rFonts w:asciiTheme="minorHAnsi" w:hAnsiTheme="minorHAnsi" w:cstheme="minorHAnsi"/>
          <w:lang w:val="de-DE"/>
        </w:rPr>
        <w:t>ÜBERLEGUNGEN, EHER PASSEND FÜR ANTWORTEN FF3?</w:t>
      </w:r>
    </w:p>
    <w:p w14:paraId="17B1C30A" w14:textId="041A388A" w:rsidR="00B225B4" w:rsidRPr="00BE42A4" w:rsidRDefault="00BE42A4">
      <w:pPr>
        <w:pStyle w:val="Textkrper"/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Fragestellung:</w:t>
      </w:r>
      <w:r w:rsidRPr="00BE42A4">
        <w:rPr>
          <w:rFonts w:asciiTheme="minorHAnsi" w:hAnsiTheme="minorHAnsi" w:cstheme="minorHAnsi"/>
          <w:lang w:val="de-DE"/>
        </w:rPr>
        <w:t xml:space="preserve"> Wie viel</w:t>
      </w:r>
      <w:ins w:id="3" w:author="Charlott Rubach" w:date="2026-02-04T13:19:00Z">
        <w:r w:rsidR="004674F4" w:rsidRPr="00BE42A4">
          <w:rPr>
            <w:rFonts w:asciiTheme="minorHAnsi" w:hAnsiTheme="minorHAnsi" w:cstheme="minorHAnsi"/>
            <w:lang w:val="de-DE"/>
          </w:rPr>
          <w:t>e</w:t>
        </w:r>
      </w:ins>
      <w:r w:rsidRPr="00BE42A4">
        <w:rPr>
          <w:rFonts w:asciiTheme="minorHAnsi" w:hAnsiTheme="minorHAnsi" w:cstheme="minorHAnsi"/>
          <w:lang w:val="de-DE"/>
        </w:rPr>
        <w:t xml:space="preserve"> </w:t>
      </w:r>
      <w:del w:id="4" w:author="Charlott Rubach" w:date="2026-02-04T13:19:00Z">
        <w:r w:rsidRPr="00BE42A4" w:rsidDel="004674F4">
          <w:rPr>
            <w:rFonts w:asciiTheme="minorHAnsi" w:hAnsiTheme="minorHAnsi" w:cstheme="minorHAnsi"/>
            <w:lang w:val="de-DE"/>
          </w:rPr>
          <w:delText xml:space="preserve">Zeit und </w:delText>
        </w:r>
      </w:del>
      <w:r w:rsidRPr="00BE42A4">
        <w:rPr>
          <w:rFonts w:asciiTheme="minorHAnsi" w:hAnsiTheme="minorHAnsi" w:cstheme="minorHAnsi"/>
          <w:lang w:val="de-DE"/>
        </w:rPr>
        <w:t>kognitive Anstrengung erfordert die Beantwortung der Frage aus Studierendenperspektive? (Bewerter: Cap &amp; Rubach Team)</w:t>
      </w:r>
    </w:p>
    <w:p w14:paraId="19942037" w14:textId="77777777" w:rsidR="00B225B4" w:rsidRPr="00BE42A4" w:rsidRDefault="00BE42A4">
      <w:pPr>
        <w:pStyle w:val="Textkrper"/>
        <w:rPr>
          <w:rFonts w:asciiTheme="minorHAnsi" w:hAnsiTheme="minorHAnsi" w:cstheme="minorHAnsi"/>
          <w:lang w:val="de-DE"/>
        </w:rPr>
      </w:pPr>
      <w:r w:rsidRPr="00BE42A4">
        <w:rPr>
          <w:rFonts w:asciiTheme="minorHAnsi" w:hAnsiTheme="minorHAnsi" w:cstheme="minorHAnsi"/>
          <w:i/>
          <w:iCs/>
          <w:lang w:val="de-DE"/>
        </w:rPr>
        <w:t>Hinweis: Nicht die Bloom-Taxonomie als Grundlage nehmen, so</w:t>
      </w:r>
      <w:r w:rsidRPr="00BE42A4">
        <w:rPr>
          <w:rFonts w:asciiTheme="minorHAnsi" w:hAnsiTheme="minorHAnsi" w:cstheme="minorHAnsi"/>
          <w:i/>
          <w:iCs/>
          <w:lang w:val="de-DE"/>
        </w:rPr>
        <w:t>ndern die tatsächlich benötigte kognitive Last einschätzen.</w:t>
      </w:r>
    </w:p>
    <w:p w14:paraId="62A49FB1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5" w:author="Charlott Rubach" w:date="2026-02-04T13:39:00Z">
            <w:rPr>
              <w:lang w:val="de-DE"/>
            </w:rPr>
          </w:rPrChange>
        </w:rPr>
      </w:pPr>
      <w:r w:rsidRPr="00BE42A4">
        <w:rPr>
          <w:rFonts w:asciiTheme="minorHAnsi" w:hAnsiTheme="minorHAnsi" w:cstheme="minorHAnsi"/>
          <w:b/>
          <w:bCs/>
          <w:lang w:val="de-DE"/>
        </w:rPr>
        <w:t>5 - Sehr herausfordernd:</w:t>
      </w:r>
      <w:r w:rsidRPr="00BE42A4">
        <w:rPr>
          <w:rFonts w:asciiTheme="minorHAnsi" w:hAnsiTheme="minorHAnsi" w:cstheme="minorHAnsi"/>
          <w:lang w:val="de-DE"/>
        </w:rPr>
        <w:t xml:space="preserve"> </w:t>
      </w:r>
      <w:commentRangeStart w:id="6"/>
      <w:r w:rsidRPr="00BE42A4">
        <w:rPr>
          <w:rFonts w:asciiTheme="minorHAnsi" w:hAnsiTheme="minorHAnsi" w:cstheme="minorHAnsi"/>
          <w:lang w:val="de-DE"/>
        </w:rPr>
        <w:t>Sehr hoher Zeitaufwand</w:t>
      </w:r>
      <w:commentRangeEnd w:id="6"/>
      <w:r w:rsidR="004674F4" w:rsidRPr="003361B6">
        <w:rPr>
          <w:rStyle w:val="Kommentarzeichen"/>
          <w:rFonts w:asciiTheme="minorHAnsi" w:hAnsiTheme="minorHAnsi" w:cstheme="minorHAnsi"/>
          <w:rPrChange w:id="7" w:author="Charlott Rubach" w:date="2026-02-04T13:39:00Z">
            <w:rPr>
              <w:rStyle w:val="Kommentarzeichen"/>
              <w:rFonts w:cs="Mangal"/>
            </w:rPr>
          </w:rPrChange>
        </w:rPr>
        <w:commentReference w:id="6"/>
      </w:r>
      <w:r w:rsidRPr="003361B6">
        <w:rPr>
          <w:rFonts w:asciiTheme="minorHAnsi" w:hAnsiTheme="minorHAnsi" w:cstheme="minorHAnsi"/>
          <w:lang w:val="de-DE"/>
          <w:rPrChange w:id="8" w:author="Charlott Rubach" w:date="2026-02-04T13:39:00Z">
            <w:rPr>
              <w:lang w:val="de-DE"/>
            </w:rPr>
          </w:rPrChange>
        </w:rPr>
        <w:t>; erfordert mehrfaches Lesen des gesamten Textes und Verknüpfung vieler Informationen</w:t>
      </w:r>
    </w:p>
    <w:p w14:paraId="608F2E9A" w14:textId="77777777" w:rsidR="00B225B4" w:rsidRPr="003361B6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  <w:rPrChange w:id="9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lang w:val="de-DE"/>
          <w:rPrChange w:id="10" w:author="Charlott Rubach" w:date="2026-02-04T13:39:00Z">
            <w:rPr>
              <w:lang w:val="de-DE"/>
            </w:rPr>
          </w:rPrChange>
        </w:rPr>
        <w:t>Bsp.: “Analysieren Sie, warum Flusssteuerung auf mehreren OSI-S</w:t>
      </w:r>
      <w:r w:rsidRPr="003361B6">
        <w:rPr>
          <w:rFonts w:asciiTheme="minorHAnsi" w:hAnsiTheme="minorHAnsi" w:cstheme="minorHAnsi"/>
          <w:lang w:val="de-DE"/>
          <w:rPrChange w:id="11" w:author="Charlott Rubach" w:date="2026-02-04T13:39:00Z">
            <w:rPr>
              <w:lang w:val="de-DE"/>
            </w:rPr>
          </w:rPrChange>
        </w:rPr>
        <w:t>chichten implementiert wird, und bewerten Sie die Notwendigkeit dieser Redundanz.”</w:t>
      </w:r>
    </w:p>
    <w:p w14:paraId="6FFBB9F6" w14:textId="48ABB5B5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12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13" w:author="Charlott Rubach" w:date="2026-02-04T13:39:00Z">
            <w:rPr>
              <w:b/>
              <w:bCs/>
              <w:lang w:val="de-DE"/>
            </w:rPr>
          </w:rPrChange>
        </w:rPr>
        <w:lastRenderedPageBreak/>
        <w:t>4 - Herausfordernd:</w:t>
      </w:r>
      <w:r w:rsidRPr="003361B6">
        <w:rPr>
          <w:rFonts w:asciiTheme="minorHAnsi" w:hAnsiTheme="minorHAnsi" w:cstheme="minorHAnsi"/>
          <w:lang w:val="de-DE"/>
          <w:rPrChange w:id="14" w:author="Charlott Rubach" w:date="2026-02-04T13:39:00Z">
            <w:rPr>
              <w:lang w:val="de-DE"/>
            </w:rPr>
          </w:rPrChange>
        </w:rPr>
        <w:t xml:space="preserve"> </w:t>
      </w:r>
      <w:del w:id="15" w:author="Charlott Rubach" w:date="2026-02-04T13:21:00Z">
        <w:r w:rsidRPr="003361B6" w:rsidDel="004674F4">
          <w:rPr>
            <w:rFonts w:asciiTheme="minorHAnsi" w:hAnsiTheme="minorHAnsi" w:cstheme="minorHAnsi"/>
            <w:lang w:val="de-DE"/>
            <w:rPrChange w:id="16" w:author="Charlott Rubach" w:date="2026-02-04T13:39:00Z">
              <w:rPr>
                <w:lang w:val="de-DE"/>
              </w:rPr>
            </w:rPrChange>
          </w:rPr>
          <w:delText xml:space="preserve">Mittlerer bis hoher Zeitaufwand; </w:delText>
        </w:r>
      </w:del>
      <w:r w:rsidRPr="003361B6">
        <w:rPr>
          <w:rFonts w:asciiTheme="minorHAnsi" w:hAnsiTheme="minorHAnsi" w:cstheme="minorHAnsi"/>
          <w:lang w:val="de-DE"/>
          <w:rPrChange w:id="17" w:author="Charlott Rubach" w:date="2026-02-04T13:39:00Z">
            <w:rPr>
              <w:lang w:val="de-DE"/>
            </w:rPr>
          </w:rPrChange>
        </w:rPr>
        <w:t>erfordert Zusammenführen von Informationen aus verschiedenen Textabschnitten</w:t>
      </w:r>
    </w:p>
    <w:p w14:paraId="271A016A" w14:textId="7E66AFBA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18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19" w:author="Charlott Rubach" w:date="2026-02-04T13:39:00Z">
            <w:rPr>
              <w:b/>
              <w:bCs/>
              <w:lang w:val="de-DE"/>
            </w:rPr>
          </w:rPrChange>
        </w:rPr>
        <w:t>3 - Mäßig herausfordernd:</w:t>
      </w:r>
      <w:r w:rsidRPr="003361B6">
        <w:rPr>
          <w:rFonts w:asciiTheme="minorHAnsi" w:hAnsiTheme="minorHAnsi" w:cstheme="minorHAnsi"/>
          <w:lang w:val="de-DE"/>
          <w:rPrChange w:id="20" w:author="Charlott Rubach" w:date="2026-02-04T13:39:00Z">
            <w:rPr>
              <w:lang w:val="de-DE"/>
            </w:rPr>
          </w:rPrChange>
        </w:rPr>
        <w:t xml:space="preserve"> </w:t>
      </w:r>
      <w:del w:id="21" w:author="Charlott Rubach" w:date="2026-02-04T13:21:00Z">
        <w:r w:rsidRPr="003361B6" w:rsidDel="004674F4">
          <w:rPr>
            <w:rFonts w:asciiTheme="minorHAnsi" w:hAnsiTheme="minorHAnsi" w:cstheme="minorHAnsi"/>
            <w:lang w:val="de-DE"/>
            <w:rPrChange w:id="22" w:author="Charlott Rubach" w:date="2026-02-04T13:39:00Z">
              <w:rPr>
                <w:lang w:val="de-DE"/>
              </w:rPr>
            </w:rPrChange>
          </w:rPr>
          <w:delText xml:space="preserve">Moderater Zeitaufwand; </w:delText>
        </w:r>
      </w:del>
      <w:r w:rsidRPr="003361B6">
        <w:rPr>
          <w:rFonts w:asciiTheme="minorHAnsi" w:hAnsiTheme="minorHAnsi" w:cstheme="minorHAnsi"/>
          <w:lang w:val="de-DE"/>
          <w:rPrChange w:id="23" w:author="Charlott Rubach" w:date="2026-02-04T13:39:00Z">
            <w:rPr>
              <w:lang w:val="de-DE"/>
            </w:rPr>
          </w:rPrChange>
        </w:rPr>
        <w:t>erfordert Nachdenken und eigenes Formulieren, nicht nur Ablesen</w:t>
      </w:r>
    </w:p>
    <w:p w14:paraId="2BB4FA7A" w14:textId="44705DA5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24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25" w:author="Charlott Rubach" w:date="2026-02-04T13:39:00Z">
            <w:rPr>
              <w:b/>
              <w:bCs/>
              <w:lang w:val="de-DE"/>
            </w:rPr>
          </w:rPrChange>
        </w:rPr>
        <w:t>2 - Wenig herausfordernd:</w:t>
      </w:r>
      <w:r w:rsidRPr="003361B6">
        <w:rPr>
          <w:rFonts w:asciiTheme="minorHAnsi" w:hAnsiTheme="minorHAnsi" w:cstheme="minorHAnsi"/>
          <w:lang w:val="de-DE"/>
          <w:rPrChange w:id="26" w:author="Charlott Rubach" w:date="2026-02-04T13:39:00Z">
            <w:rPr>
              <w:lang w:val="de-DE"/>
            </w:rPr>
          </w:rPrChange>
        </w:rPr>
        <w:t xml:space="preserve"> </w:t>
      </w:r>
      <w:del w:id="27" w:author="Charlott Rubach" w:date="2026-02-04T13:21:00Z">
        <w:r w:rsidRPr="003361B6" w:rsidDel="004674F4">
          <w:rPr>
            <w:rFonts w:asciiTheme="minorHAnsi" w:hAnsiTheme="minorHAnsi" w:cstheme="minorHAnsi"/>
            <w:lang w:val="de-DE"/>
            <w:rPrChange w:id="28" w:author="Charlott Rubach" w:date="2026-02-04T13:39:00Z">
              <w:rPr>
                <w:lang w:val="de-DE"/>
              </w:rPr>
            </w:rPrChange>
          </w:rPr>
          <w:delText xml:space="preserve">Geringer Zeitaufwand; </w:delText>
        </w:r>
      </w:del>
      <w:r w:rsidRPr="003361B6">
        <w:rPr>
          <w:rFonts w:asciiTheme="minorHAnsi" w:hAnsiTheme="minorHAnsi" w:cstheme="minorHAnsi"/>
          <w:lang w:val="de-DE"/>
          <w:rPrChange w:id="29" w:author="Charlott Rubach" w:date="2026-02-04T13:39:00Z">
            <w:rPr>
              <w:lang w:val="de-DE"/>
            </w:rPr>
          </w:rPrChange>
        </w:rPr>
        <w:t>erfordert gezieltes Suchen und Wiedergeben einer Textstelle</w:t>
      </w:r>
    </w:p>
    <w:p w14:paraId="58F9F249" w14:textId="25C54C26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30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31" w:author="Charlott Rubach" w:date="2026-02-04T13:39:00Z">
            <w:rPr>
              <w:b/>
              <w:bCs/>
              <w:lang w:val="de-DE"/>
            </w:rPr>
          </w:rPrChange>
        </w:rPr>
        <w:t>1 - Nicht herausfordernd:</w:t>
      </w:r>
      <w:r w:rsidRPr="003361B6">
        <w:rPr>
          <w:rFonts w:asciiTheme="minorHAnsi" w:hAnsiTheme="minorHAnsi" w:cstheme="minorHAnsi"/>
          <w:lang w:val="de-DE"/>
          <w:rPrChange w:id="32" w:author="Charlott Rubach" w:date="2026-02-04T13:39:00Z">
            <w:rPr>
              <w:lang w:val="de-DE"/>
            </w:rPr>
          </w:rPrChange>
        </w:rPr>
        <w:t xml:space="preserve"> </w:t>
      </w:r>
      <w:del w:id="33" w:author="Charlott Rubach" w:date="2026-02-04T13:21:00Z">
        <w:r w:rsidRPr="003361B6" w:rsidDel="004674F4">
          <w:rPr>
            <w:rFonts w:asciiTheme="minorHAnsi" w:hAnsiTheme="minorHAnsi" w:cstheme="minorHAnsi"/>
            <w:lang w:val="de-DE"/>
            <w:rPrChange w:id="34" w:author="Charlott Rubach" w:date="2026-02-04T13:39:00Z">
              <w:rPr>
                <w:lang w:val="de-DE"/>
              </w:rPr>
            </w:rPrChange>
          </w:rPr>
          <w:delText xml:space="preserve">Minimaler Zeitaufwand; </w:delText>
        </w:r>
      </w:del>
      <w:r w:rsidRPr="003361B6">
        <w:rPr>
          <w:rFonts w:asciiTheme="minorHAnsi" w:hAnsiTheme="minorHAnsi" w:cstheme="minorHAnsi"/>
          <w:lang w:val="de-DE"/>
          <w:rPrChange w:id="35" w:author="Charlott Rubach" w:date="2026-02-04T13:39:00Z">
            <w:rPr>
              <w:lang w:val="de-DE"/>
            </w:rPr>
          </w:rPrChange>
        </w:rPr>
        <w:t>Antwort kan</w:t>
      </w:r>
      <w:r w:rsidRPr="003361B6">
        <w:rPr>
          <w:rFonts w:asciiTheme="minorHAnsi" w:hAnsiTheme="minorHAnsi" w:cstheme="minorHAnsi"/>
          <w:lang w:val="de-DE"/>
          <w:rPrChange w:id="36" w:author="Charlott Rubach" w:date="2026-02-04T13:39:00Z">
            <w:rPr>
              <w:lang w:val="de-DE"/>
            </w:rPr>
          </w:rPrChange>
        </w:rPr>
        <w:t>n direkt abgelesen oder mit einem Wort beantwortet werden</w:t>
      </w:r>
    </w:p>
    <w:p w14:paraId="07D0BDCE" w14:textId="77777777" w:rsidR="00B225B4" w:rsidRPr="003361B6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  <w:rPrChange w:id="37" w:author="Charlott Rubach" w:date="2026-02-04T13:39:00Z">
            <w:rPr>
              <w:lang w:val="de-DE"/>
            </w:rPr>
          </w:rPrChange>
        </w:rPr>
      </w:pPr>
      <w:bookmarkStart w:id="38" w:name="herausforderungchallenging"/>
      <w:r w:rsidRPr="003361B6">
        <w:rPr>
          <w:rFonts w:asciiTheme="minorHAnsi" w:hAnsiTheme="minorHAnsi" w:cstheme="minorHAnsi"/>
          <w:lang w:val="de-DE"/>
          <w:rPrChange w:id="39" w:author="Charlott Rubach" w:date="2026-02-04T13:39:00Z">
            <w:rPr>
              <w:lang w:val="de-DE"/>
            </w:rPr>
          </w:rPrChange>
        </w:rPr>
        <w:t xml:space="preserve">Bsp.: “Wie viele Kernaufgaben hat der </w:t>
      </w:r>
      <w:proofErr w:type="spellStart"/>
      <w:r w:rsidRPr="003361B6">
        <w:rPr>
          <w:rFonts w:asciiTheme="minorHAnsi" w:hAnsiTheme="minorHAnsi" w:cstheme="minorHAnsi"/>
          <w:lang w:val="de-DE"/>
          <w:rPrChange w:id="40" w:author="Charlott Rubach" w:date="2026-02-04T13:39:00Z">
            <w:rPr>
              <w:lang w:val="de-DE"/>
            </w:rPr>
          </w:rPrChange>
        </w:rPr>
        <w:t>Physical</w:t>
      </w:r>
      <w:proofErr w:type="spellEnd"/>
      <w:r w:rsidRPr="003361B6">
        <w:rPr>
          <w:rFonts w:asciiTheme="minorHAnsi" w:hAnsiTheme="minorHAnsi" w:cstheme="minorHAnsi"/>
          <w:lang w:val="de-DE"/>
          <w:rPrChange w:id="41" w:author="Charlott Rubach" w:date="2026-02-04T13:39:00Z">
            <w:rPr>
              <w:lang w:val="de-DE"/>
            </w:rPr>
          </w:rPrChange>
        </w:rPr>
        <w:t xml:space="preserve"> Layer?”</w:t>
      </w:r>
      <w:bookmarkEnd w:id="38"/>
    </w:p>
    <w:p w14:paraId="6E0E2ECC" w14:textId="77777777" w:rsidR="00B225B4" w:rsidRPr="003361B6" w:rsidRDefault="00BE42A4">
      <w:pPr>
        <w:pStyle w:val="berschrift2"/>
        <w:rPr>
          <w:rFonts w:asciiTheme="minorHAnsi" w:hAnsiTheme="minorHAnsi" w:cstheme="minorHAnsi"/>
          <w:lang w:val="de-DE"/>
          <w:rPrChange w:id="42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lang w:val="de-DE"/>
          <w:rPrChange w:id="43" w:author="Charlott Rubach" w:date="2026-02-04T13:39:00Z">
            <w:rPr>
              <w:lang w:val="de-DE"/>
            </w:rPr>
          </w:rPrChange>
        </w:rPr>
        <w:t>Wertigkeit/Value bzgl. Lernzielintegration</w:t>
      </w:r>
    </w:p>
    <w:p w14:paraId="31263355" w14:textId="3FD88CD2" w:rsidR="00B225B4" w:rsidRPr="003361B6" w:rsidRDefault="00BE42A4">
      <w:pPr>
        <w:pStyle w:val="FirstParagraph"/>
        <w:rPr>
          <w:rFonts w:asciiTheme="minorHAnsi" w:hAnsiTheme="minorHAnsi" w:cstheme="minorHAnsi"/>
          <w:lang w:val="de-DE"/>
          <w:rPrChange w:id="44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45" w:author="Charlott Rubach" w:date="2026-02-04T13:39:00Z">
            <w:rPr>
              <w:b/>
              <w:bCs/>
              <w:lang w:val="de-DE"/>
            </w:rPr>
          </w:rPrChange>
        </w:rPr>
        <w:t>Fragestellung:</w:t>
      </w:r>
      <w:r w:rsidRPr="003361B6">
        <w:rPr>
          <w:rFonts w:asciiTheme="minorHAnsi" w:hAnsiTheme="minorHAnsi" w:cstheme="minorHAnsi"/>
          <w:lang w:val="de-DE"/>
          <w:rPrChange w:id="46" w:author="Charlott Rubach" w:date="2026-02-04T13:39:00Z">
            <w:rPr>
              <w:lang w:val="de-DE"/>
            </w:rPr>
          </w:rPrChange>
        </w:rPr>
        <w:t xml:space="preserve"> Wie zentral ist </w:t>
      </w:r>
      <w:del w:id="47" w:author="Charlott Rubach" w:date="2026-02-04T13:24:00Z">
        <w:r w:rsidRPr="003361B6" w:rsidDel="004674F4">
          <w:rPr>
            <w:rFonts w:asciiTheme="minorHAnsi" w:hAnsiTheme="minorHAnsi" w:cstheme="minorHAnsi"/>
            <w:lang w:val="de-DE"/>
            <w:rPrChange w:id="48" w:author="Charlott Rubach" w:date="2026-02-04T13:39:00Z">
              <w:rPr>
                <w:lang w:val="de-DE"/>
              </w:rPr>
            </w:rPrChange>
          </w:rPr>
          <w:delText xml:space="preserve">aus Dozierendenperspektive </w:delText>
        </w:r>
      </w:del>
      <w:r w:rsidRPr="003361B6">
        <w:rPr>
          <w:rFonts w:asciiTheme="minorHAnsi" w:hAnsiTheme="minorHAnsi" w:cstheme="minorHAnsi"/>
          <w:lang w:val="de-DE"/>
          <w:rPrChange w:id="49" w:author="Charlott Rubach" w:date="2026-02-04T13:39:00Z">
            <w:rPr>
              <w:lang w:val="de-DE"/>
            </w:rPr>
          </w:rPrChange>
        </w:rPr>
        <w:t>das in der Frage behandelte Fachkonzept fü</w:t>
      </w:r>
      <w:r w:rsidRPr="003361B6">
        <w:rPr>
          <w:rFonts w:asciiTheme="minorHAnsi" w:hAnsiTheme="minorHAnsi" w:cstheme="minorHAnsi"/>
          <w:lang w:val="de-DE"/>
          <w:rPrChange w:id="50" w:author="Charlott Rubach" w:date="2026-02-04T13:39:00Z">
            <w:rPr>
              <w:lang w:val="de-DE"/>
            </w:rPr>
          </w:rPrChange>
        </w:rPr>
        <w:t>r das angestrebte Lernziel des Moduls?</w:t>
      </w:r>
      <w:ins w:id="51" w:author="Charlott Rubach" w:date="2026-02-04T13:24:00Z">
        <w:r w:rsidR="004674F4" w:rsidRPr="003361B6">
          <w:rPr>
            <w:rFonts w:asciiTheme="minorHAnsi" w:hAnsiTheme="minorHAnsi" w:cstheme="minorHAnsi"/>
            <w:lang w:val="de-DE"/>
            <w:rPrChange w:id="52" w:author="Charlott Rubach" w:date="2026-02-04T13:39:00Z">
              <w:rPr>
                <w:lang w:val="de-DE"/>
              </w:rPr>
            </w:rPrChange>
          </w:rPr>
          <w:t xml:space="preserve"> Neben Sie bei der Bewertung die </w:t>
        </w:r>
      </w:ins>
      <w:ins w:id="53" w:author="Charlott Rubach" w:date="2026-02-04T13:25:00Z">
        <w:r w:rsidR="004674F4" w:rsidRPr="003361B6">
          <w:rPr>
            <w:rFonts w:asciiTheme="minorHAnsi" w:hAnsiTheme="minorHAnsi" w:cstheme="minorHAnsi"/>
            <w:lang w:val="de-DE"/>
            <w:rPrChange w:id="54" w:author="Charlott Rubach" w:date="2026-02-04T13:39:00Z">
              <w:rPr>
                <w:lang w:val="de-DE"/>
              </w:rPr>
            </w:rPrChange>
          </w:rPr>
          <w:t>P</w:t>
        </w:r>
      </w:ins>
      <w:ins w:id="55" w:author="Charlott Rubach" w:date="2026-02-04T13:24:00Z">
        <w:r w:rsidR="004674F4" w:rsidRPr="003361B6">
          <w:rPr>
            <w:rFonts w:asciiTheme="minorHAnsi" w:hAnsiTheme="minorHAnsi" w:cstheme="minorHAnsi"/>
            <w:lang w:val="de-DE"/>
            <w:rPrChange w:id="56" w:author="Charlott Rubach" w:date="2026-02-04T13:39:00Z">
              <w:rPr>
                <w:lang w:val="de-DE"/>
              </w:rPr>
            </w:rPrChange>
          </w:rPr>
          <w:t>erspektive des Doz</w:t>
        </w:r>
      </w:ins>
      <w:ins w:id="57" w:author="Charlott Rubach" w:date="2026-02-04T13:25:00Z">
        <w:r w:rsidR="004674F4" w:rsidRPr="003361B6">
          <w:rPr>
            <w:rFonts w:asciiTheme="minorHAnsi" w:hAnsiTheme="minorHAnsi" w:cstheme="minorHAnsi"/>
            <w:lang w:val="de-DE"/>
            <w:rPrChange w:id="58" w:author="Charlott Rubach" w:date="2026-02-04T13:39:00Z">
              <w:rPr>
                <w:lang w:val="de-DE"/>
              </w:rPr>
            </w:rPrChange>
          </w:rPr>
          <w:t xml:space="preserve">ierenden ein. </w:t>
        </w:r>
      </w:ins>
      <w:del w:id="59" w:author="Charlott Rubach" w:date="2026-02-04T13:25:00Z">
        <w:r w:rsidRPr="003361B6" w:rsidDel="004674F4">
          <w:rPr>
            <w:rFonts w:asciiTheme="minorHAnsi" w:hAnsiTheme="minorHAnsi" w:cstheme="minorHAnsi"/>
            <w:lang w:val="de-DE"/>
            <w:rPrChange w:id="60" w:author="Charlott Rubach" w:date="2026-02-04T13:39:00Z">
              <w:rPr>
                <w:lang w:val="de-DE"/>
              </w:rPr>
            </w:rPrChange>
          </w:rPr>
          <w:delText xml:space="preserve"> </w:delText>
        </w:r>
      </w:del>
      <w:ins w:id="61" w:author="Charlott Rubach" w:date="2026-02-04T13:23:00Z">
        <w:r w:rsidR="004674F4" w:rsidRPr="003361B6">
          <w:rPr>
            <w:rFonts w:asciiTheme="minorHAnsi" w:hAnsiTheme="minorHAnsi" w:cstheme="minorHAnsi"/>
            <w:lang w:val="de-DE"/>
            <w:rPrChange w:id="62" w:author="Charlott Rubach" w:date="2026-02-04T13:39:00Z">
              <w:rPr>
                <w:lang w:val="de-DE"/>
              </w:rPr>
            </w:rPrChange>
          </w:rPr>
          <w:t>(Bewerter: Cap &amp; Rubach Team)</w:t>
        </w:r>
      </w:ins>
      <w:del w:id="63" w:author="Charlott Rubach" w:date="2026-02-04T13:23:00Z">
        <w:r w:rsidRPr="003361B6" w:rsidDel="004674F4">
          <w:rPr>
            <w:rFonts w:asciiTheme="minorHAnsi" w:hAnsiTheme="minorHAnsi" w:cstheme="minorHAnsi"/>
            <w:lang w:val="de-DE"/>
            <w:rPrChange w:id="64" w:author="Charlott Rubach" w:date="2026-02-04T13:39:00Z">
              <w:rPr>
                <w:lang w:val="de-DE"/>
              </w:rPr>
            </w:rPrChange>
          </w:rPr>
          <w:delText>(Bewerter: Beide Teams)</w:delText>
        </w:r>
      </w:del>
    </w:p>
    <w:p w14:paraId="218C1B06" w14:textId="0A73E1E8" w:rsidR="00B225B4" w:rsidRPr="003361B6" w:rsidRDefault="00BE42A4">
      <w:pPr>
        <w:pStyle w:val="Textkrper"/>
        <w:rPr>
          <w:rFonts w:asciiTheme="minorHAnsi" w:hAnsiTheme="minorHAnsi" w:cstheme="minorHAnsi"/>
          <w:lang w:val="de-DE"/>
          <w:rPrChange w:id="65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i/>
          <w:iCs/>
          <w:lang w:val="de-DE"/>
          <w:rPrChange w:id="66" w:author="Charlott Rubach" w:date="2026-02-04T13:39:00Z">
            <w:rPr>
              <w:i/>
              <w:iCs/>
              <w:lang w:val="de-DE"/>
            </w:rPr>
          </w:rPrChange>
        </w:rPr>
        <w:t xml:space="preserve">Hinweis: Diese Kategorie bewertet, wie gut die Frage dazu beiträgt, das </w:t>
      </w:r>
      <w:ins w:id="67" w:author="Charlott Rubach" w:date="2026-02-04T13:25:00Z">
        <w:r w:rsidR="004674F4" w:rsidRPr="003361B6">
          <w:rPr>
            <w:rFonts w:asciiTheme="minorHAnsi" w:hAnsiTheme="minorHAnsi" w:cstheme="minorHAnsi"/>
            <w:i/>
            <w:iCs/>
            <w:lang w:val="de-DE"/>
            <w:rPrChange w:id="68" w:author="Charlott Rubach" w:date="2026-02-04T13:39:00Z">
              <w:rPr>
                <w:i/>
                <w:iCs/>
                <w:lang w:val="de-DE"/>
              </w:rPr>
            </w:rPrChange>
          </w:rPr>
          <w:t xml:space="preserve">beschriebene </w:t>
        </w:r>
      </w:ins>
      <w:r w:rsidRPr="003361B6">
        <w:rPr>
          <w:rFonts w:asciiTheme="minorHAnsi" w:hAnsiTheme="minorHAnsi" w:cstheme="minorHAnsi"/>
          <w:i/>
          <w:iCs/>
          <w:lang w:val="de-DE"/>
          <w:rPrChange w:id="69" w:author="Charlott Rubach" w:date="2026-02-04T13:39:00Z">
            <w:rPr>
              <w:i/>
              <w:iCs/>
              <w:lang w:val="de-DE"/>
            </w:rPr>
          </w:rPrChange>
        </w:rPr>
        <w:t>Lernziel des Moduls zu erreichen.</w:t>
      </w:r>
    </w:p>
    <w:p w14:paraId="16F5722D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70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71" w:author="Charlott Rubach" w:date="2026-02-04T13:39:00Z">
            <w:rPr>
              <w:b/>
              <w:bCs/>
              <w:lang w:val="de-DE"/>
            </w:rPr>
          </w:rPrChange>
        </w:rPr>
        <w:t xml:space="preserve">5 - Sehr </w:t>
      </w:r>
      <w:proofErr w:type="spellStart"/>
      <w:r w:rsidRPr="003361B6">
        <w:rPr>
          <w:rFonts w:asciiTheme="minorHAnsi" w:hAnsiTheme="minorHAnsi" w:cstheme="minorHAnsi"/>
          <w:b/>
          <w:bCs/>
          <w:lang w:val="de-DE"/>
          <w:rPrChange w:id="72" w:author="Charlott Rubach" w:date="2026-02-04T13:39:00Z">
            <w:rPr>
              <w:b/>
              <w:bCs/>
              <w:lang w:val="de-DE"/>
            </w:rPr>
          </w:rPrChange>
        </w:rPr>
        <w:t>Hoch</w:t>
      </w:r>
      <w:proofErr w:type="spellEnd"/>
      <w:r w:rsidRPr="003361B6">
        <w:rPr>
          <w:rFonts w:asciiTheme="minorHAnsi" w:hAnsiTheme="minorHAnsi" w:cstheme="minorHAnsi"/>
          <w:b/>
          <w:bCs/>
          <w:lang w:val="de-DE"/>
          <w:rPrChange w:id="73" w:author="Charlott Rubach" w:date="2026-02-04T13:39:00Z">
            <w:rPr>
              <w:b/>
              <w:bCs/>
              <w:lang w:val="de-DE"/>
            </w:rPr>
          </w:rPrChange>
        </w:rPr>
        <w:t>:</w:t>
      </w:r>
      <w:r w:rsidRPr="003361B6">
        <w:rPr>
          <w:rFonts w:asciiTheme="minorHAnsi" w:hAnsiTheme="minorHAnsi" w:cstheme="minorHAnsi"/>
          <w:lang w:val="de-DE"/>
          <w:rPrChange w:id="74" w:author="Charlott Rubach" w:date="2026-02-04T13:39:00Z">
            <w:rPr>
              <w:lang w:val="de-DE"/>
            </w:rPr>
          </w:rPrChange>
        </w:rPr>
        <w:t xml:space="preserve"> Behandelt Kernkonzept und zentrales Lernziel (hochrelevant)</w:t>
      </w:r>
    </w:p>
    <w:p w14:paraId="6129D647" w14:textId="77777777" w:rsidR="00B225B4" w:rsidRPr="003361B6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  <w:rPrChange w:id="75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lang w:val="de-DE"/>
          <w:rPrChange w:id="76" w:author="Charlott Rubach" w:date="2026-02-04T13:39:00Z">
            <w:rPr>
              <w:lang w:val="de-DE"/>
            </w:rPr>
          </w:rPrChange>
        </w:rPr>
        <w:t>Bsp.: “Erklä</w:t>
      </w:r>
      <w:r w:rsidRPr="003361B6">
        <w:rPr>
          <w:rFonts w:asciiTheme="minorHAnsi" w:hAnsiTheme="minorHAnsi" w:cstheme="minorHAnsi"/>
          <w:lang w:val="de-DE"/>
          <w:rPrChange w:id="77" w:author="Charlott Rubach" w:date="2026-02-04T13:39:00Z">
            <w:rPr>
              <w:lang w:val="de-DE"/>
            </w:rPr>
          </w:rPrChange>
        </w:rPr>
        <w:t>ren Sie das Zusammenspiel von Codierung, Transport und Decodierung bei der Übertragung logischer Werte auf physikalischer Ebene.”</w:t>
      </w:r>
    </w:p>
    <w:p w14:paraId="1D0E48E6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78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79" w:author="Charlott Rubach" w:date="2026-02-04T13:39:00Z">
            <w:rPr>
              <w:b/>
              <w:bCs/>
              <w:lang w:val="de-DE"/>
            </w:rPr>
          </w:rPrChange>
        </w:rPr>
        <w:t>4 - Hoch:</w:t>
      </w:r>
      <w:r w:rsidRPr="003361B6">
        <w:rPr>
          <w:rFonts w:asciiTheme="minorHAnsi" w:hAnsiTheme="minorHAnsi" w:cstheme="minorHAnsi"/>
          <w:lang w:val="de-DE"/>
          <w:rPrChange w:id="80" w:author="Charlott Rubach" w:date="2026-02-04T13:39:00Z">
            <w:rPr>
              <w:lang w:val="de-DE"/>
            </w:rPr>
          </w:rPrChange>
        </w:rPr>
        <w:t xml:space="preserve"> Behandelt grundlegendes Konzept zum Lernziel</w:t>
      </w:r>
    </w:p>
    <w:p w14:paraId="480F50A2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81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82" w:author="Charlott Rubach" w:date="2026-02-04T13:39:00Z">
            <w:rPr>
              <w:b/>
              <w:bCs/>
              <w:lang w:val="de-DE"/>
            </w:rPr>
          </w:rPrChange>
        </w:rPr>
        <w:t>3 - Mäßig:</w:t>
      </w:r>
      <w:r w:rsidRPr="003361B6">
        <w:rPr>
          <w:rFonts w:asciiTheme="minorHAnsi" w:hAnsiTheme="minorHAnsi" w:cstheme="minorHAnsi"/>
          <w:lang w:val="de-DE"/>
          <w:rPrChange w:id="83" w:author="Charlott Rubach" w:date="2026-02-04T13:39:00Z">
            <w:rPr>
              <w:lang w:val="de-DE"/>
            </w:rPr>
          </w:rPrChange>
        </w:rPr>
        <w:t xml:space="preserve"> Behandelt Grundlagen, die aber nicht direkt zum Lernziel pas</w:t>
      </w:r>
      <w:r w:rsidRPr="003361B6">
        <w:rPr>
          <w:rFonts w:asciiTheme="minorHAnsi" w:hAnsiTheme="minorHAnsi" w:cstheme="minorHAnsi"/>
          <w:lang w:val="de-DE"/>
          <w:rPrChange w:id="84" w:author="Charlott Rubach" w:date="2026-02-04T13:39:00Z">
            <w:rPr>
              <w:lang w:val="de-DE"/>
            </w:rPr>
          </w:rPrChange>
        </w:rPr>
        <w:t>sen (oder gehen darüber hinaus)</w:t>
      </w:r>
    </w:p>
    <w:p w14:paraId="0E952FB8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85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86" w:author="Charlott Rubach" w:date="2026-02-04T13:39:00Z">
            <w:rPr>
              <w:b/>
              <w:bCs/>
              <w:lang w:val="de-DE"/>
            </w:rPr>
          </w:rPrChange>
        </w:rPr>
        <w:t>2 - Gering:</w:t>
      </w:r>
      <w:r w:rsidRPr="003361B6">
        <w:rPr>
          <w:rFonts w:asciiTheme="minorHAnsi" w:hAnsiTheme="minorHAnsi" w:cstheme="minorHAnsi"/>
          <w:lang w:val="de-DE"/>
          <w:rPrChange w:id="87" w:author="Charlott Rubach" w:date="2026-02-04T13:39:00Z">
            <w:rPr>
              <w:lang w:val="de-DE"/>
            </w:rPr>
          </w:rPrChange>
        </w:rPr>
        <w:t xml:space="preserve"> Fokussiert auf nebensächliches Detail oder ist ineffizient für das Lernziel</w:t>
      </w:r>
    </w:p>
    <w:p w14:paraId="0C5469A8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88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89" w:author="Charlott Rubach" w:date="2026-02-04T13:39:00Z">
            <w:rPr>
              <w:b/>
              <w:bCs/>
              <w:lang w:val="de-DE"/>
            </w:rPr>
          </w:rPrChange>
        </w:rPr>
        <w:t>1 - Nicht vorhanden:</w:t>
      </w:r>
      <w:r w:rsidRPr="003361B6">
        <w:rPr>
          <w:rFonts w:asciiTheme="minorHAnsi" w:hAnsiTheme="minorHAnsi" w:cstheme="minorHAnsi"/>
          <w:lang w:val="de-DE"/>
          <w:rPrChange w:id="90" w:author="Charlott Rubach" w:date="2026-02-04T13:39:00Z">
            <w:rPr>
              <w:lang w:val="de-DE"/>
            </w:rPr>
          </w:rPrChange>
        </w:rPr>
        <w:t xml:space="preserve"> Passt gar nicht zum Lernziel</w:t>
      </w:r>
    </w:p>
    <w:p w14:paraId="1D661445" w14:textId="77777777" w:rsidR="00B225B4" w:rsidRPr="003361B6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  <w:rPrChange w:id="91" w:author="Charlott Rubach" w:date="2026-02-04T13:39:00Z">
            <w:rPr>
              <w:lang w:val="de-DE"/>
            </w:rPr>
          </w:rPrChange>
        </w:rPr>
      </w:pPr>
      <w:bookmarkStart w:id="92" w:name="Xc726736414fc4f5118f498bc21832f0e03ad1b3"/>
      <w:r w:rsidRPr="003361B6">
        <w:rPr>
          <w:rFonts w:asciiTheme="minorHAnsi" w:hAnsiTheme="minorHAnsi" w:cstheme="minorHAnsi"/>
          <w:lang w:val="de-DE"/>
          <w:rPrChange w:id="93" w:author="Charlott Rubach" w:date="2026-02-04T13:39:00Z">
            <w:rPr>
              <w:lang w:val="de-DE"/>
            </w:rPr>
          </w:rPrChange>
        </w:rPr>
        <w:t>Bsp.: “Nennen Sie ein Beispiel für ein Kabel, das zur Datenübertragung verwendet werde</w:t>
      </w:r>
      <w:r w:rsidRPr="003361B6">
        <w:rPr>
          <w:rFonts w:asciiTheme="minorHAnsi" w:hAnsiTheme="minorHAnsi" w:cstheme="minorHAnsi"/>
          <w:lang w:val="de-DE"/>
          <w:rPrChange w:id="94" w:author="Charlott Rubach" w:date="2026-02-04T13:39:00Z">
            <w:rPr>
              <w:lang w:val="de-DE"/>
            </w:rPr>
          </w:rPrChange>
        </w:rPr>
        <w:t>n kann.”</w:t>
      </w:r>
      <w:bookmarkEnd w:id="92"/>
    </w:p>
    <w:p w14:paraId="7024646B" w14:textId="77777777" w:rsidR="00B225B4" w:rsidRPr="003361B6" w:rsidRDefault="00BE42A4">
      <w:pPr>
        <w:pStyle w:val="berschrift2"/>
        <w:rPr>
          <w:rFonts w:asciiTheme="minorHAnsi" w:hAnsiTheme="minorHAnsi" w:cstheme="minorHAnsi"/>
          <w:lang w:val="de-DE"/>
          <w:rPrChange w:id="95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lang w:val="de-DE"/>
          <w:rPrChange w:id="96" w:author="Charlott Rubach" w:date="2026-02-04T13:39:00Z">
            <w:rPr>
              <w:lang w:val="de-DE"/>
            </w:rPr>
          </w:rPrChange>
        </w:rPr>
        <w:t>Sprachqualität/Language</w:t>
      </w:r>
    </w:p>
    <w:p w14:paraId="3F2D5668" w14:textId="77777777" w:rsidR="00B225B4" w:rsidRPr="003361B6" w:rsidRDefault="00BE42A4">
      <w:pPr>
        <w:pStyle w:val="FirstParagraph"/>
        <w:rPr>
          <w:rFonts w:asciiTheme="minorHAnsi" w:hAnsiTheme="minorHAnsi" w:cstheme="minorHAnsi"/>
          <w:lang w:val="de-DE"/>
          <w:rPrChange w:id="97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98" w:author="Charlott Rubach" w:date="2026-02-04T13:39:00Z">
            <w:rPr>
              <w:b/>
              <w:bCs/>
              <w:lang w:val="de-DE"/>
            </w:rPr>
          </w:rPrChange>
        </w:rPr>
        <w:t>Fragestellung:</w:t>
      </w:r>
      <w:r w:rsidRPr="003361B6">
        <w:rPr>
          <w:rFonts w:asciiTheme="minorHAnsi" w:hAnsiTheme="minorHAnsi" w:cstheme="minorHAnsi"/>
          <w:lang w:val="de-DE"/>
          <w:rPrChange w:id="99" w:author="Charlott Rubach" w:date="2026-02-04T13:39:00Z">
            <w:rPr>
              <w:lang w:val="de-DE"/>
            </w:rPr>
          </w:rPrChange>
        </w:rPr>
        <w:t xml:space="preserve"> Wie angemessen ist aus </w:t>
      </w:r>
      <w:proofErr w:type="spellStart"/>
      <w:r w:rsidRPr="003361B6">
        <w:rPr>
          <w:rFonts w:asciiTheme="minorHAnsi" w:hAnsiTheme="minorHAnsi" w:cstheme="minorHAnsi"/>
          <w:lang w:val="de-DE"/>
          <w:rPrChange w:id="100" w:author="Charlott Rubach" w:date="2026-02-04T13:39:00Z">
            <w:rPr>
              <w:lang w:val="de-DE"/>
            </w:rPr>
          </w:rPrChange>
        </w:rPr>
        <w:t>Dozierendenperspektive</w:t>
      </w:r>
      <w:proofErr w:type="spellEnd"/>
      <w:r w:rsidRPr="003361B6">
        <w:rPr>
          <w:rFonts w:asciiTheme="minorHAnsi" w:hAnsiTheme="minorHAnsi" w:cstheme="minorHAnsi"/>
          <w:lang w:val="de-DE"/>
          <w:rPrChange w:id="101" w:author="Charlott Rubach" w:date="2026-02-04T13:39:00Z">
            <w:rPr>
              <w:lang w:val="de-DE"/>
            </w:rPr>
          </w:rPrChange>
        </w:rPr>
        <w:t xml:space="preserve"> die sprachliche Formulierung hinsichtlich Grammatik und Verständlichkeit? (Bewerter: Cap &amp; Rubach)</w:t>
      </w:r>
    </w:p>
    <w:p w14:paraId="49589F3C" w14:textId="77777777" w:rsidR="00B225B4" w:rsidRPr="003361B6" w:rsidRDefault="00BE42A4">
      <w:pPr>
        <w:pStyle w:val="Textkrper"/>
        <w:rPr>
          <w:rFonts w:asciiTheme="minorHAnsi" w:hAnsiTheme="minorHAnsi" w:cstheme="minorHAnsi"/>
          <w:lang w:val="de-DE"/>
          <w:rPrChange w:id="102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i/>
          <w:iCs/>
          <w:lang w:val="de-DE"/>
          <w:rPrChange w:id="103" w:author="Charlott Rubach" w:date="2026-02-04T13:39:00Z">
            <w:rPr>
              <w:i/>
              <w:iCs/>
              <w:lang w:val="de-DE"/>
            </w:rPr>
          </w:rPrChange>
        </w:rPr>
        <w:t xml:space="preserve">Hinweis: Hier geht es ausschließlich um die </w:t>
      </w:r>
      <w:r w:rsidRPr="003361B6">
        <w:rPr>
          <w:rFonts w:asciiTheme="minorHAnsi" w:hAnsiTheme="minorHAnsi" w:cstheme="minorHAnsi"/>
          <w:i/>
          <w:iCs/>
          <w:lang w:val="de-DE"/>
          <w:rPrChange w:id="104" w:author="Charlott Rubach" w:date="2026-02-04T13:39:00Z">
            <w:rPr>
              <w:i/>
              <w:iCs/>
              <w:lang w:val="de-DE"/>
            </w:rPr>
          </w:rPrChange>
        </w:rPr>
        <w:t>sprachliche Form und Präzision, nicht um den Inhalt.</w:t>
      </w:r>
    </w:p>
    <w:p w14:paraId="67E19743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rPrChange w:id="105" w:author="Charlott Rubach" w:date="2026-02-04T13:39:00Z">
            <w:rPr/>
          </w:rPrChange>
        </w:rPr>
      </w:pPr>
      <w:r w:rsidRPr="003361B6">
        <w:rPr>
          <w:rFonts w:asciiTheme="minorHAnsi" w:hAnsiTheme="minorHAnsi" w:cstheme="minorHAnsi"/>
          <w:b/>
          <w:bCs/>
          <w:rPrChange w:id="106" w:author="Charlott Rubach" w:date="2026-02-04T13:39:00Z">
            <w:rPr>
              <w:b/>
              <w:bCs/>
            </w:rPr>
          </w:rPrChange>
        </w:rPr>
        <w:t xml:space="preserve">5 - </w:t>
      </w:r>
      <w:proofErr w:type="spellStart"/>
      <w:r w:rsidRPr="003361B6">
        <w:rPr>
          <w:rFonts w:asciiTheme="minorHAnsi" w:hAnsiTheme="minorHAnsi" w:cstheme="minorHAnsi"/>
          <w:b/>
          <w:bCs/>
          <w:rPrChange w:id="107" w:author="Charlott Rubach" w:date="2026-02-04T13:39:00Z">
            <w:rPr>
              <w:b/>
              <w:bCs/>
            </w:rPr>
          </w:rPrChange>
        </w:rPr>
        <w:t>Ausgezeichnet</w:t>
      </w:r>
      <w:proofErr w:type="spellEnd"/>
      <w:r w:rsidRPr="003361B6">
        <w:rPr>
          <w:rFonts w:asciiTheme="minorHAnsi" w:hAnsiTheme="minorHAnsi" w:cstheme="minorHAnsi"/>
          <w:b/>
          <w:bCs/>
          <w:rPrChange w:id="108" w:author="Charlott Rubach" w:date="2026-02-04T13:39:00Z">
            <w:rPr>
              <w:b/>
              <w:bCs/>
            </w:rPr>
          </w:rPrChange>
        </w:rPr>
        <w:t>:</w:t>
      </w:r>
      <w:r w:rsidRPr="003361B6">
        <w:rPr>
          <w:rFonts w:asciiTheme="minorHAnsi" w:hAnsiTheme="minorHAnsi" w:cstheme="minorHAnsi"/>
          <w:rPrChange w:id="109" w:author="Charlott Rubach" w:date="2026-02-04T13:39:00Z">
            <w:rPr/>
          </w:rPrChange>
        </w:rPr>
        <w:t xml:space="preserve"> </w:t>
      </w:r>
      <w:proofErr w:type="spellStart"/>
      <w:r w:rsidRPr="003361B6">
        <w:rPr>
          <w:rFonts w:asciiTheme="minorHAnsi" w:hAnsiTheme="minorHAnsi" w:cstheme="minorHAnsi"/>
          <w:rPrChange w:id="110" w:author="Charlott Rubach" w:date="2026-02-04T13:39:00Z">
            <w:rPr/>
          </w:rPrChange>
        </w:rPr>
        <w:t>Präzise</w:t>
      </w:r>
      <w:proofErr w:type="spellEnd"/>
      <w:r w:rsidRPr="003361B6">
        <w:rPr>
          <w:rFonts w:asciiTheme="minorHAnsi" w:hAnsiTheme="minorHAnsi" w:cstheme="minorHAnsi"/>
          <w:rPrChange w:id="111" w:author="Charlott Rubach" w:date="2026-02-04T13:39:00Z">
            <w:rPr/>
          </w:rPrChange>
        </w:rPr>
        <w:t xml:space="preserve">, </w:t>
      </w:r>
      <w:proofErr w:type="spellStart"/>
      <w:r w:rsidRPr="003361B6">
        <w:rPr>
          <w:rFonts w:asciiTheme="minorHAnsi" w:hAnsiTheme="minorHAnsi" w:cstheme="minorHAnsi"/>
          <w:rPrChange w:id="112" w:author="Charlott Rubach" w:date="2026-02-04T13:39:00Z">
            <w:rPr/>
          </w:rPrChange>
        </w:rPr>
        <w:t>angemessen</w:t>
      </w:r>
      <w:proofErr w:type="spellEnd"/>
      <w:r w:rsidRPr="003361B6">
        <w:rPr>
          <w:rFonts w:asciiTheme="minorHAnsi" w:hAnsiTheme="minorHAnsi" w:cstheme="minorHAnsi"/>
          <w:rPrChange w:id="113" w:author="Charlott Rubach" w:date="2026-02-04T13:39:00Z">
            <w:rPr/>
          </w:rPrChange>
        </w:rPr>
        <w:t xml:space="preserve">, gut </w:t>
      </w:r>
      <w:proofErr w:type="spellStart"/>
      <w:r w:rsidRPr="003361B6">
        <w:rPr>
          <w:rFonts w:asciiTheme="minorHAnsi" w:hAnsiTheme="minorHAnsi" w:cstheme="minorHAnsi"/>
          <w:rPrChange w:id="114" w:author="Charlott Rubach" w:date="2026-02-04T13:39:00Z">
            <w:rPr/>
          </w:rPrChange>
        </w:rPr>
        <w:t>verständlich</w:t>
      </w:r>
      <w:proofErr w:type="spellEnd"/>
    </w:p>
    <w:p w14:paraId="5474D6B5" w14:textId="77777777" w:rsidR="00B225B4" w:rsidRPr="003361B6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  <w:rPrChange w:id="115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lang w:val="de-DE"/>
          <w:rPrChange w:id="116" w:author="Charlott Rubach" w:date="2026-02-04T13:39:00Z">
            <w:rPr>
              <w:lang w:val="de-DE"/>
            </w:rPr>
          </w:rPrChange>
        </w:rPr>
        <w:lastRenderedPageBreak/>
        <w:t>Bsp.: “Ermitteln Sie, welche OSI-Schicht für das Setzen von Synchronisationspunkten verantwortlich ist, und erläutern Sie deren Zweck.”</w:t>
      </w:r>
    </w:p>
    <w:p w14:paraId="215DB0C7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rPrChange w:id="117" w:author="Charlott Rubach" w:date="2026-02-04T13:39:00Z">
            <w:rPr/>
          </w:rPrChange>
        </w:rPr>
      </w:pPr>
      <w:r w:rsidRPr="003361B6">
        <w:rPr>
          <w:rFonts w:asciiTheme="minorHAnsi" w:hAnsiTheme="minorHAnsi" w:cstheme="minorHAnsi"/>
          <w:b/>
          <w:bCs/>
          <w:rPrChange w:id="118" w:author="Charlott Rubach" w:date="2026-02-04T13:39:00Z">
            <w:rPr>
              <w:b/>
              <w:bCs/>
            </w:rPr>
          </w:rPrChange>
        </w:rPr>
        <w:t>4 - Gut:</w:t>
      </w:r>
      <w:r w:rsidRPr="003361B6">
        <w:rPr>
          <w:rFonts w:asciiTheme="minorHAnsi" w:hAnsiTheme="minorHAnsi" w:cstheme="minorHAnsi"/>
          <w:rPrChange w:id="119" w:author="Charlott Rubach" w:date="2026-02-04T13:39:00Z">
            <w:rPr/>
          </w:rPrChange>
        </w:rPr>
        <w:t xml:space="preserve"> </w:t>
      </w:r>
      <w:proofErr w:type="spellStart"/>
      <w:r w:rsidRPr="003361B6">
        <w:rPr>
          <w:rFonts w:asciiTheme="minorHAnsi" w:hAnsiTheme="minorHAnsi" w:cstheme="minorHAnsi"/>
          <w:rPrChange w:id="120" w:author="Charlott Rubach" w:date="2026-02-04T13:39:00Z">
            <w:rPr/>
          </w:rPrChange>
        </w:rPr>
        <w:t>V</w:t>
      </w:r>
      <w:r w:rsidRPr="003361B6">
        <w:rPr>
          <w:rFonts w:asciiTheme="minorHAnsi" w:hAnsiTheme="minorHAnsi" w:cstheme="minorHAnsi"/>
          <w:rPrChange w:id="121" w:author="Charlott Rubach" w:date="2026-02-04T13:39:00Z">
            <w:rPr/>
          </w:rPrChange>
        </w:rPr>
        <w:t>erständlich</w:t>
      </w:r>
      <w:proofErr w:type="spellEnd"/>
      <w:r w:rsidRPr="003361B6">
        <w:rPr>
          <w:rFonts w:asciiTheme="minorHAnsi" w:hAnsiTheme="minorHAnsi" w:cstheme="minorHAnsi"/>
          <w:rPrChange w:id="122" w:author="Charlott Rubach" w:date="2026-02-04T13:39:00Z">
            <w:rPr/>
          </w:rPrChange>
        </w:rPr>
        <w:t xml:space="preserve"> </w:t>
      </w:r>
      <w:proofErr w:type="spellStart"/>
      <w:r w:rsidRPr="003361B6">
        <w:rPr>
          <w:rFonts w:asciiTheme="minorHAnsi" w:hAnsiTheme="minorHAnsi" w:cstheme="minorHAnsi"/>
          <w:rPrChange w:id="123" w:author="Charlott Rubach" w:date="2026-02-04T13:39:00Z">
            <w:rPr/>
          </w:rPrChange>
        </w:rPr>
        <w:t>mit</w:t>
      </w:r>
      <w:proofErr w:type="spellEnd"/>
      <w:r w:rsidRPr="003361B6">
        <w:rPr>
          <w:rFonts w:asciiTheme="minorHAnsi" w:hAnsiTheme="minorHAnsi" w:cstheme="minorHAnsi"/>
          <w:rPrChange w:id="124" w:author="Charlott Rubach" w:date="2026-02-04T13:39:00Z">
            <w:rPr/>
          </w:rPrChange>
        </w:rPr>
        <w:t xml:space="preserve"> </w:t>
      </w:r>
      <w:proofErr w:type="spellStart"/>
      <w:r w:rsidRPr="003361B6">
        <w:rPr>
          <w:rFonts w:asciiTheme="minorHAnsi" w:hAnsiTheme="minorHAnsi" w:cstheme="minorHAnsi"/>
          <w:rPrChange w:id="125" w:author="Charlott Rubach" w:date="2026-02-04T13:39:00Z">
            <w:rPr/>
          </w:rPrChange>
        </w:rPr>
        <w:t>kleinen</w:t>
      </w:r>
      <w:proofErr w:type="spellEnd"/>
      <w:r w:rsidRPr="003361B6">
        <w:rPr>
          <w:rFonts w:asciiTheme="minorHAnsi" w:hAnsiTheme="minorHAnsi" w:cstheme="minorHAnsi"/>
          <w:rPrChange w:id="126" w:author="Charlott Rubach" w:date="2026-02-04T13:39:00Z">
            <w:rPr/>
          </w:rPrChange>
        </w:rPr>
        <w:t xml:space="preserve"> </w:t>
      </w:r>
      <w:proofErr w:type="spellStart"/>
      <w:r w:rsidRPr="003361B6">
        <w:rPr>
          <w:rFonts w:asciiTheme="minorHAnsi" w:hAnsiTheme="minorHAnsi" w:cstheme="minorHAnsi"/>
          <w:rPrChange w:id="127" w:author="Charlott Rubach" w:date="2026-02-04T13:39:00Z">
            <w:rPr/>
          </w:rPrChange>
        </w:rPr>
        <w:t>Schwächen</w:t>
      </w:r>
      <w:proofErr w:type="spellEnd"/>
    </w:p>
    <w:p w14:paraId="22537FA9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rPrChange w:id="128" w:author="Charlott Rubach" w:date="2026-02-04T13:39:00Z">
            <w:rPr/>
          </w:rPrChange>
        </w:rPr>
      </w:pPr>
      <w:r w:rsidRPr="003361B6">
        <w:rPr>
          <w:rFonts w:asciiTheme="minorHAnsi" w:hAnsiTheme="minorHAnsi" w:cstheme="minorHAnsi"/>
          <w:b/>
          <w:bCs/>
          <w:rPrChange w:id="129" w:author="Charlott Rubach" w:date="2026-02-04T13:39:00Z">
            <w:rPr>
              <w:b/>
              <w:bCs/>
            </w:rPr>
          </w:rPrChange>
        </w:rPr>
        <w:t xml:space="preserve">3 - </w:t>
      </w:r>
      <w:proofErr w:type="spellStart"/>
      <w:r w:rsidRPr="003361B6">
        <w:rPr>
          <w:rFonts w:asciiTheme="minorHAnsi" w:hAnsiTheme="minorHAnsi" w:cstheme="minorHAnsi"/>
          <w:b/>
          <w:bCs/>
          <w:rPrChange w:id="130" w:author="Charlott Rubach" w:date="2026-02-04T13:39:00Z">
            <w:rPr>
              <w:b/>
              <w:bCs/>
            </w:rPr>
          </w:rPrChange>
        </w:rPr>
        <w:t>Befriedigend</w:t>
      </w:r>
      <w:proofErr w:type="spellEnd"/>
      <w:r w:rsidRPr="003361B6">
        <w:rPr>
          <w:rFonts w:asciiTheme="minorHAnsi" w:hAnsiTheme="minorHAnsi" w:cstheme="minorHAnsi"/>
          <w:b/>
          <w:bCs/>
          <w:rPrChange w:id="131" w:author="Charlott Rubach" w:date="2026-02-04T13:39:00Z">
            <w:rPr>
              <w:b/>
              <w:bCs/>
            </w:rPr>
          </w:rPrChange>
        </w:rPr>
        <w:t>:</w:t>
      </w:r>
      <w:r w:rsidRPr="003361B6">
        <w:rPr>
          <w:rFonts w:asciiTheme="minorHAnsi" w:hAnsiTheme="minorHAnsi" w:cstheme="minorHAnsi"/>
          <w:rPrChange w:id="132" w:author="Charlott Rubach" w:date="2026-02-04T13:39:00Z">
            <w:rPr/>
          </w:rPrChange>
        </w:rPr>
        <w:t xml:space="preserve"> </w:t>
      </w:r>
      <w:proofErr w:type="spellStart"/>
      <w:r w:rsidRPr="003361B6">
        <w:rPr>
          <w:rFonts w:asciiTheme="minorHAnsi" w:hAnsiTheme="minorHAnsi" w:cstheme="minorHAnsi"/>
          <w:rPrChange w:id="133" w:author="Charlott Rubach" w:date="2026-02-04T13:39:00Z">
            <w:rPr/>
          </w:rPrChange>
        </w:rPr>
        <w:t>Umständlich</w:t>
      </w:r>
      <w:proofErr w:type="spellEnd"/>
      <w:r w:rsidRPr="003361B6">
        <w:rPr>
          <w:rFonts w:asciiTheme="minorHAnsi" w:hAnsiTheme="minorHAnsi" w:cstheme="minorHAnsi"/>
          <w:rPrChange w:id="134" w:author="Charlott Rubach" w:date="2026-02-04T13:39:00Z">
            <w:rPr/>
          </w:rPrChange>
        </w:rPr>
        <w:t xml:space="preserve"> </w:t>
      </w:r>
      <w:proofErr w:type="spellStart"/>
      <w:r w:rsidRPr="003361B6">
        <w:rPr>
          <w:rFonts w:asciiTheme="minorHAnsi" w:hAnsiTheme="minorHAnsi" w:cstheme="minorHAnsi"/>
          <w:rPrChange w:id="135" w:author="Charlott Rubach" w:date="2026-02-04T13:39:00Z">
            <w:rPr/>
          </w:rPrChange>
        </w:rPr>
        <w:t>oder</w:t>
      </w:r>
      <w:proofErr w:type="spellEnd"/>
      <w:r w:rsidRPr="003361B6">
        <w:rPr>
          <w:rFonts w:asciiTheme="minorHAnsi" w:hAnsiTheme="minorHAnsi" w:cstheme="minorHAnsi"/>
          <w:rPrChange w:id="136" w:author="Charlott Rubach" w:date="2026-02-04T13:39:00Z">
            <w:rPr/>
          </w:rPrChange>
        </w:rPr>
        <w:t xml:space="preserve"> </w:t>
      </w:r>
      <w:proofErr w:type="spellStart"/>
      <w:r w:rsidRPr="003361B6">
        <w:rPr>
          <w:rFonts w:asciiTheme="minorHAnsi" w:hAnsiTheme="minorHAnsi" w:cstheme="minorHAnsi"/>
          <w:rPrChange w:id="137" w:author="Charlott Rubach" w:date="2026-02-04T13:39:00Z">
            <w:rPr/>
          </w:rPrChange>
        </w:rPr>
        <w:t>unpräzise</w:t>
      </w:r>
      <w:proofErr w:type="spellEnd"/>
    </w:p>
    <w:p w14:paraId="7855472A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138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139" w:author="Charlott Rubach" w:date="2026-02-04T13:39:00Z">
            <w:rPr>
              <w:b/>
              <w:bCs/>
              <w:lang w:val="de-DE"/>
            </w:rPr>
          </w:rPrChange>
        </w:rPr>
        <w:t>2 - Mangelhaft:</w:t>
      </w:r>
      <w:r w:rsidRPr="003361B6">
        <w:rPr>
          <w:rFonts w:asciiTheme="minorHAnsi" w:hAnsiTheme="minorHAnsi" w:cstheme="minorHAnsi"/>
          <w:lang w:val="de-DE"/>
          <w:rPrChange w:id="140" w:author="Charlott Rubach" w:date="2026-02-04T13:39:00Z">
            <w:rPr>
              <w:lang w:val="de-DE"/>
            </w:rPr>
          </w:rPrChange>
        </w:rPr>
        <w:t xml:space="preserve"> Schwerfällig, weitschweifig oder unnötig komplex</w:t>
      </w:r>
    </w:p>
    <w:p w14:paraId="7A980F1D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rPrChange w:id="141" w:author="Charlott Rubach" w:date="2026-02-04T13:39:00Z">
            <w:rPr/>
          </w:rPrChange>
        </w:rPr>
      </w:pPr>
      <w:r w:rsidRPr="003361B6">
        <w:rPr>
          <w:rFonts w:asciiTheme="minorHAnsi" w:hAnsiTheme="minorHAnsi" w:cstheme="minorHAnsi"/>
          <w:b/>
          <w:bCs/>
          <w:rPrChange w:id="142" w:author="Charlott Rubach" w:date="2026-02-04T13:39:00Z">
            <w:rPr>
              <w:b/>
              <w:bCs/>
            </w:rPr>
          </w:rPrChange>
        </w:rPr>
        <w:t xml:space="preserve">1 - </w:t>
      </w:r>
      <w:proofErr w:type="spellStart"/>
      <w:r w:rsidRPr="003361B6">
        <w:rPr>
          <w:rFonts w:asciiTheme="minorHAnsi" w:hAnsiTheme="minorHAnsi" w:cstheme="minorHAnsi"/>
          <w:b/>
          <w:bCs/>
          <w:rPrChange w:id="143" w:author="Charlott Rubach" w:date="2026-02-04T13:39:00Z">
            <w:rPr>
              <w:b/>
              <w:bCs/>
            </w:rPr>
          </w:rPrChange>
        </w:rPr>
        <w:t>Ungenügend</w:t>
      </w:r>
      <w:proofErr w:type="spellEnd"/>
      <w:r w:rsidRPr="003361B6">
        <w:rPr>
          <w:rFonts w:asciiTheme="minorHAnsi" w:hAnsiTheme="minorHAnsi" w:cstheme="minorHAnsi"/>
          <w:b/>
          <w:bCs/>
          <w:rPrChange w:id="144" w:author="Charlott Rubach" w:date="2026-02-04T13:39:00Z">
            <w:rPr>
              <w:b/>
              <w:bCs/>
            </w:rPr>
          </w:rPrChange>
        </w:rPr>
        <w:t>:</w:t>
      </w:r>
      <w:r w:rsidRPr="003361B6">
        <w:rPr>
          <w:rFonts w:asciiTheme="minorHAnsi" w:hAnsiTheme="minorHAnsi" w:cstheme="minorHAnsi"/>
          <w:rPrChange w:id="145" w:author="Charlott Rubach" w:date="2026-02-04T13:39:00Z">
            <w:rPr/>
          </w:rPrChange>
        </w:rPr>
        <w:t xml:space="preserve"> Gar </w:t>
      </w:r>
      <w:proofErr w:type="spellStart"/>
      <w:r w:rsidRPr="003361B6">
        <w:rPr>
          <w:rFonts w:asciiTheme="minorHAnsi" w:hAnsiTheme="minorHAnsi" w:cstheme="minorHAnsi"/>
          <w:rPrChange w:id="146" w:author="Charlott Rubach" w:date="2026-02-04T13:39:00Z">
            <w:rPr/>
          </w:rPrChange>
        </w:rPr>
        <w:t>nicht</w:t>
      </w:r>
      <w:proofErr w:type="spellEnd"/>
      <w:r w:rsidRPr="003361B6">
        <w:rPr>
          <w:rFonts w:asciiTheme="minorHAnsi" w:hAnsiTheme="minorHAnsi" w:cstheme="minorHAnsi"/>
          <w:rPrChange w:id="147" w:author="Charlott Rubach" w:date="2026-02-04T13:39:00Z">
            <w:rPr/>
          </w:rPrChange>
        </w:rPr>
        <w:t xml:space="preserve"> </w:t>
      </w:r>
      <w:proofErr w:type="spellStart"/>
      <w:r w:rsidRPr="003361B6">
        <w:rPr>
          <w:rFonts w:asciiTheme="minorHAnsi" w:hAnsiTheme="minorHAnsi" w:cstheme="minorHAnsi"/>
          <w:rPrChange w:id="148" w:author="Charlott Rubach" w:date="2026-02-04T13:39:00Z">
            <w:rPr/>
          </w:rPrChange>
        </w:rPr>
        <w:t>verständlich</w:t>
      </w:r>
      <w:proofErr w:type="spellEnd"/>
    </w:p>
    <w:p w14:paraId="3688CB4A" w14:textId="77777777" w:rsidR="00B225B4" w:rsidRPr="003361B6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  <w:rPrChange w:id="149" w:author="Charlott Rubach" w:date="2026-02-04T13:39:00Z">
            <w:rPr>
              <w:lang w:val="de-DE"/>
            </w:rPr>
          </w:rPrChange>
        </w:rPr>
      </w:pPr>
      <w:bookmarkStart w:id="150" w:name="sprachqualitätlanguage"/>
      <w:r w:rsidRPr="003361B6">
        <w:rPr>
          <w:rFonts w:asciiTheme="minorHAnsi" w:hAnsiTheme="minorHAnsi" w:cstheme="minorHAnsi"/>
          <w:lang w:val="de-DE"/>
          <w:rPrChange w:id="151" w:author="Charlott Rubach" w:date="2026-02-04T13:39:00Z">
            <w:rPr>
              <w:lang w:val="de-DE"/>
            </w:rPr>
          </w:rPrChange>
        </w:rPr>
        <w:t xml:space="preserve">Bsp.: “Im Kontext der vielschichtigen und diversen Betrachtungsweise der </w:t>
      </w:r>
      <w:r w:rsidRPr="003361B6">
        <w:rPr>
          <w:rFonts w:asciiTheme="minorHAnsi" w:hAnsiTheme="minorHAnsi" w:cstheme="minorHAnsi"/>
          <w:lang w:val="de-DE"/>
          <w:rPrChange w:id="152" w:author="Charlott Rubach" w:date="2026-02-04T13:39:00Z">
            <w:rPr>
              <w:lang w:val="de-DE"/>
            </w:rPr>
          </w:rPrChange>
        </w:rPr>
        <w:t xml:space="preserve">Aufgabenbereiche, die dem </w:t>
      </w:r>
      <w:proofErr w:type="spellStart"/>
      <w:r w:rsidRPr="003361B6">
        <w:rPr>
          <w:rFonts w:asciiTheme="minorHAnsi" w:hAnsiTheme="minorHAnsi" w:cstheme="minorHAnsi"/>
          <w:lang w:val="de-DE"/>
          <w:rPrChange w:id="153" w:author="Charlott Rubach" w:date="2026-02-04T13:39:00Z">
            <w:rPr>
              <w:lang w:val="de-DE"/>
            </w:rPr>
          </w:rPrChange>
        </w:rPr>
        <w:t>Physical</w:t>
      </w:r>
      <w:proofErr w:type="spellEnd"/>
      <w:r w:rsidRPr="003361B6">
        <w:rPr>
          <w:rFonts w:asciiTheme="minorHAnsi" w:hAnsiTheme="minorHAnsi" w:cstheme="minorHAnsi"/>
          <w:lang w:val="de-DE"/>
          <w:rPrChange w:id="154" w:author="Charlott Rubach" w:date="2026-02-04T13:39:00Z">
            <w:rPr>
              <w:lang w:val="de-DE"/>
            </w:rPr>
          </w:rPrChange>
        </w:rPr>
        <w:t xml:space="preserve"> Layer im Rahmen des OSI-Referenzmodells zugeschrieben werden können, erläutern Sie diese unter Berücksichtigung sämtlicher relevanter Aspekte.”</w:t>
      </w:r>
      <w:bookmarkEnd w:id="150"/>
    </w:p>
    <w:p w14:paraId="38EBA42F" w14:textId="77777777" w:rsidR="00B225B4" w:rsidRPr="003361B6" w:rsidRDefault="00BE42A4">
      <w:pPr>
        <w:pStyle w:val="berschrift2"/>
        <w:rPr>
          <w:rFonts w:asciiTheme="minorHAnsi" w:hAnsiTheme="minorHAnsi" w:cstheme="minorHAnsi"/>
          <w:lang w:val="de-DE"/>
          <w:rPrChange w:id="155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lang w:val="de-DE"/>
          <w:rPrChange w:id="156" w:author="Charlott Rubach" w:date="2026-02-04T13:39:00Z">
            <w:rPr>
              <w:lang w:val="de-DE"/>
            </w:rPr>
          </w:rPrChange>
        </w:rPr>
        <w:t>Korrektheit/Correctness</w:t>
      </w:r>
    </w:p>
    <w:p w14:paraId="430671CC" w14:textId="27F01310" w:rsidR="00B225B4" w:rsidRPr="003361B6" w:rsidDel="0032330A" w:rsidRDefault="00BE42A4">
      <w:pPr>
        <w:pStyle w:val="FirstParagraph"/>
        <w:rPr>
          <w:del w:id="157" w:author="Charlott Rubach" w:date="2026-02-04T13:30:00Z"/>
          <w:rFonts w:asciiTheme="minorHAnsi" w:hAnsiTheme="minorHAnsi" w:cstheme="minorHAnsi"/>
          <w:lang w:val="de-DE"/>
          <w:rPrChange w:id="158" w:author="Charlott Rubach" w:date="2026-02-04T13:39:00Z">
            <w:rPr>
              <w:del w:id="159" w:author="Charlott Rubach" w:date="2026-02-04T13:30:00Z"/>
              <w:lang w:val="de-DE"/>
            </w:rPr>
          </w:rPrChange>
        </w:rPr>
      </w:pPr>
      <w:del w:id="160" w:author="Charlott Rubach" w:date="2026-02-04T13:30:00Z">
        <w:r w:rsidRPr="003361B6" w:rsidDel="0032330A">
          <w:rPr>
            <w:rFonts w:asciiTheme="minorHAnsi" w:hAnsiTheme="minorHAnsi" w:cstheme="minorHAnsi"/>
            <w:lang w:val="de-DE"/>
            <w:rPrChange w:id="161" w:author="Charlott Rubach" w:date="2026-02-04T13:39:00Z">
              <w:rPr>
                <w:lang w:val="de-DE"/>
              </w:rPr>
            </w:rPrChange>
          </w:rPr>
          <w:delText>EVENTUELL 2 KATEGORIEN?</w:delText>
        </w:r>
      </w:del>
    </w:p>
    <w:p w14:paraId="694866F7" w14:textId="02DF690E" w:rsidR="00B225B4" w:rsidRPr="003361B6" w:rsidRDefault="00BE42A4">
      <w:pPr>
        <w:pStyle w:val="Textkrper"/>
        <w:rPr>
          <w:rFonts w:asciiTheme="minorHAnsi" w:hAnsiTheme="minorHAnsi" w:cstheme="minorHAnsi"/>
          <w:lang w:val="de-DE"/>
          <w:rPrChange w:id="162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163" w:author="Charlott Rubach" w:date="2026-02-04T13:39:00Z">
            <w:rPr>
              <w:b/>
              <w:bCs/>
              <w:lang w:val="de-DE"/>
            </w:rPr>
          </w:rPrChange>
        </w:rPr>
        <w:t>Fragestellung:</w:t>
      </w:r>
      <w:r w:rsidRPr="003361B6">
        <w:rPr>
          <w:rFonts w:asciiTheme="minorHAnsi" w:hAnsiTheme="minorHAnsi" w:cstheme="minorHAnsi"/>
          <w:lang w:val="de-DE"/>
          <w:rPrChange w:id="164" w:author="Charlott Rubach" w:date="2026-02-04T13:39:00Z">
            <w:rPr>
              <w:lang w:val="de-DE"/>
            </w:rPr>
          </w:rPrChange>
        </w:rPr>
        <w:t xml:space="preserve"> Wie korrekt </w:t>
      </w:r>
      <w:del w:id="165" w:author="Charlott Rubach" w:date="2026-02-04T13:30:00Z">
        <w:r w:rsidRPr="003361B6" w:rsidDel="0032330A">
          <w:rPr>
            <w:rFonts w:asciiTheme="minorHAnsi" w:hAnsiTheme="minorHAnsi" w:cstheme="minorHAnsi"/>
            <w:lang w:val="de-DE"/>
            <w:rPrChange w:id="166" w:author="Charlott Rubach" w:date="2026-02-04T13:39:00Z">
              <w:rPr>
                <w:lang w:val="de-DE"/>
              </w:rPr>
            </w:rPrChange>
          </w:rPr>
          <w:delText>en</w:delText>
        </w:r>
        <w:r w:rsidRPr="003361B6" w:rsidDel="0032330A">
          <w:rPr>
            <w:rFonts w:asciiTheme="minorHAnsi" w:hAnsiTheme="minorHAnsi" w:cstheme="minorHAnsi"/>
            <w:lang w:val="de-DE"/>
            <w:rPrChange w:id="167" w:author="Charlott Rubach" w:date="2026-02-04T13:39:00Z">
              <w:rPr>
                <w:lang w:val="de-DE"/>
              </w:rPr>
            </w:rPrChange>
          </w:rPr>
          <w:delText>tspricht aus Dozierendenperspektive</w:delText>
        </w:r>
      </w:del>
      <w:ins w:id="168" w:author="Charlott Rubach" w:date="2026-02-04T13:30:00Z">
        <w:r w:rsidR="0032330A" w:rsidRPr="003361B6">
          <w:rPr>
            <w:rFonts w:asciiTheme="minorHAnsi" w:hAnsiTheme="minorHAnsi" w:cstheme="minorHAnsi"/>
            <w:lang w:val="de-DE"/>
            <w:rPrChange w:id="169" w:author="Charlott Rubach" w:date="2026-02-04T13:39:00Z">
              <w:rPr>
                <w:lang w:val="de-DE"/>
              </w:rPr>
            </w:rPrChange>
          </w:rPr>
          <w:t xml:space="preserve">ist </w:t>
        </w:r>
      </w:ins>
      <w:r w:rsidRPr="003361B6">
        <w:rPr>
          <w:rFonts w:asciiTheme="minorHAnsi" w:hAnsiTheme="minorHAnsi" w:cstheme="minorHAnsi"/>
          <w:lang w:val="de-DE"/>
          <w:rPrChange w:id="170" w:author="Charlott Rubach" w:date="2026-02-04T13:39:00Z">
            <w:rPr>
              <w:lang w:val="de-DE"/>
            </w:rPr>
          </w:rPrChange>
        </w:rPr>
        <w:t xml:space="preserve"> die generierte Antwort </w:t>
      </w:r>
      <w:ins w:id="171" w:author="Charlott Rubach" w:date="2026-02-04T13:30:00Z">
        <w:r w:rsidR="0032330A" w:rsidRPr="003361B6">
          <w:rPr>
            <w:rFonts w:asciiTheme="minorHAnsi" w:hAnsiTheme="minorHAnsi" w:cstheme="minorHAnsi"/>
            <w:lang w:val="de-DE"/>
            <w:rPrChange w:id="172" w:author="Charlott Rubach" w:date="2026-02-04T13:39:00Z">
              <w:rPr>
                <w:lang w:val="de-DE"/>
              </w:rPr>
            </w:rPrChange>
          </w:rPr>
          <w:t>auf Basis des Textinhaltes</w:t>
        </w:r>
      </w:ins>
      <w:del w:id="173" w:author="Charlott Rubach" w:date="2026-02-04T13:30:00Z">
        <w:r w:rsidRPr="003361B6" w:rsidDel="0032330A">
          <w:rPr>
            <w:rFonts w:asciiTheme="minorHAnsi" w:hAnsiTheme="minorHAnsi" w:cstheme="minorHAnsi"/>
            <w:lang w:val="de-DE"/>
            <w:rPrChange w:id="174" w:author="Charlott Rubach" w:date="2026-02-04T13:39:00Z">
              <w:rPr>
                <w:lang w:val="de-DE"/>
              </w:rPr>
            </w:rPrChange>
          </w:rPr>
          <w:delText>dem Textinhalt</w:delText>
        </w:r>
      </w:del>
      <w:r w:rsidRPr="003361B6">
        <w:rPr>
          <w:rFonts w:asciiTheme="minorHAnsi" w:hAnsiTheme="minorHAnsi" w:cstheme="minorHAnsi"/>
          <w:lang w:val="de-DE"/>
          <w:rPrChange w:id="175" w:author="Charlott Rubach" w:date="2026-02-04T13:39:00Z">
            <w:rPr>
              <w:lang w:val="de-DE"/>
            </w:rPr>
          </w:rPrChange>
        </w:rPr>
        <w:t xml:space="preserve">? </w:t>
      </w:r>
      <w:ins w:id="176" w:author="Charlott Rubach" w:date="2026-02-04T13:30:00Z">
        <w:r w:rsidR="0032330A" w:rsidRPr="003361B6">
          <w:rPr>
            <w:rFonts w:asciiTheme="minorHAnsi" w:hAnsiTheme="minorHAnsi" w:cstheme="minorHAnsi"/>
            <w:lang w:val="de-DE"/>
            <w:rPrChange w:id="177" w:author="Charlott Rubach" w:date="2026-02-04T13:39:00Z">
              <w:rPr>
                <w:lang w:val="de-DE"/>
              </w:rPr>
            </w:rPrChange>
          </w:rPr>
          <w:t xml:space="preserve">Neben Sie bei der Bewertung die </w:t>
        </w:r>
        <w:proofErr w:type="spellStart"/>
        <w:r w:rsidR="0032330A" w:rsidRPr="003361B6">
          <w:rPr>
            <w:rFonts w:asciiTheme="minorHAnsi" w:hAnsiTheme="minorHAnsi" w:cstheme="minorHAnsi"/>
            <w:lang w:val="de-DE"/>
            <w:rPrChange w:id="178" w:author="Charlott Rubach" w:date="2026-02-04T13:39:00Z">
              <w:rPr>
                <w:lang w:val="de-DE"/>
              </w:rPr>
            </w:rPrChange>
          </w:rPr>
          <w:t>Dozierendenperspektive</w:t>
        </w:r>
        <w:proofErr w:type="spellEnd"/>
        <w:r w:rsidR="0032330A" w:rsidRPr="003361B6">
          <w:rPr>
            <w:rFonts w:asciiTheme="minorHAnsi" w:hAnsiTheme="minorHAnsi" w:cstheme="minorHAnsi"/>
            <w:lang w:val="de-DE"/>
            <w:rPrChange w:id="179" w:author="Charlott Rubach" w:date="2026-02-04T13:39:00Z">
              <w:rPr>
                <w:lang w:val="de-DE"/>
              </w:rPr>
            </w:rPrChange>
          </w:rPr>
          <w:t xml:space="preserve"> ein. </w:t>
        </w:r>
      </w:ins>
      <w:r w:rsidRPr="003361B6">
        <w:rPr>
          <w:rFonts w:asciiTheme="minorHAnsi" w:hAnsiTheme="minorHAnsi" w:cstheme="minorHAnsi"/>
          <w:lang w:val="de-DE"/>
          <w:rPrChange w:id="180" w:author="Charlott Rubach" w:date="2026-02-04T13:39:00Z">
            <w:rPr>
              <w:lang w:val="de-DE"/>
            </w:rPr>
          </w:rPrChange>
        </w:rPr>
        <w:t>(Bewerter: Cap)</w:t>
      </w:r>
    </w:p>
    <w:p w14:paraId="19A2F2FD" w14:textId="77777777" w:rsidR="00B225B4" w:rsidRPr="003361B6" w:rsidRDefault="00BE42A4">
      <w:pPr>
        <w:pStyle w:val="Textkrper"/>
        <w:rPr>
          <w:rFonts w:asciiTheme="minorHAnsi" w:hAnsiTheme="minorHAnsi" w:cstheme="minorHAnsi"/>
          <w:lang w:val="de-DE"/>
          <w:rPrChange w:id="181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i/>
          <w:iCs/>
          <w:lang w:val="de-DE"/>
          <w:rPrChange w:id="182" w:author="Charlott Rubach" w:date="2026-02-04T13:39:00Z">
            <w:rPr>
              <w:i/>
              <w:iCs/>
              <w:lang w:val="de-DE"/>
            </w:rPr>
          </w:rPrChange>
        </w:rPr>
        <w:t>Hinweis: Diese Kategorie bewertet die Passung der Antwort zu Textinhalt und Frage.</w:t>
      </w:r>
    </w:p>
    <w:p w14:paraId="1B50A4E9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183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184" w:author="Charlott Rubach" w:date="2026-02-04T13:39:00Z">
            <w:rPr>
              <w:b/>
              <w:bCs/>
              <w:lang w:val="de-DE"/>
            </w:rPr>
          </w:rPrChange>
        </w:rPr>
        <w:t>5 - Vollständig korrekt:</w:t>
      </w:r>
      <w:r w:rsidRPr="003361B6">
        <w:rPr>
          <w:rFonts w:asciiTheme="minorHAnsi" w:hAnsiTheme="minorHAnsi" w:cstheme="minorHAnsi"/>
          <w:lang w:val="de-DE"/>
          <w:rPrChange w:id="185" w:author="Charlott Rubach" w:date="2026-02-04T13:39:00Z">
            <w:rPr>
              <w:lang w:val="de-DE"/>
            </w:rPr>
          </w:rPrChange>
        </w:rPr>
        <w:t xml:space="preserve"> Antwort entspricht vollständig dem Textinhalt</w:t>
      </w:r>
    </w:p>
    <w:p w14:paraId="7FD33FAE" w14:textId="77777777" w:rsidR="00B225B4" w:rsidRPr="003361B6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  <w:rPrChange w:id="186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lang w:val="de-DE"/>
          <w:rPrChange w:id="187" w:author="Charlott Rubach" w:date="2026-02-04T13:39:00Z">
            <w:rPr>
              <w:lang w:val="de-DE"/>
            </w:rPr>
          </w:rPrChange>
        </w:rPr>
        <w:t>Bsp.: “Besc</w:t>
      </w:r>
      <w:r w:rsidRPr="003361B6">
        <w:rPr>
          <w:rFonts w:asciiTheme="minorHAnsi" w:hAnsiTheme="minorHAnsi" w:cstheme="minorHAnsi"/>
          <w:lang w:val="de-DE"/>
          <w:rPrChange w:id="188" w:author="Charlott Rubach" w:date="2026-02-04T13:39:00Z">
            <w:rPr>
              <w:lang w:val="de-DE"/>
            </w:rPr>
          </w:rPrChange>
        </w:rPr>
        <w:t>hreiben Sie, wie der Network Layer die Kommunikation zwischen Geräten in unterschiedlichen Netzen ermöglicht.”</w:t>
      </w:r>
    </w:p>
    <w:p w14:paraId="663EE986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189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190" w:author="Charlott Rubach" w:date="2026-02-04T13:39:00Z">
            <w:rPr>
              <w:b/>
              <w:bCs/>
              <w:lang w:val="de-DE"/>
            </w:rPr>
          </w:rPrChange>
        </w:rPr>
        <w:t>4 - Überwiegend korrekt:</w:t>
      </w:r>
      <w:r w:rsidRPr="003361B6">
        <w:rPr>
          <w:rFonts w:asciiTheme="minorHAnsi" w:hAnsiTheme="minorHAnsi" w:cstheme="minorHAnsi"/>
          <w:lang w:val="de-DE"/>
          <w:rPrChange w:id="191" w:author="Charlott Rubach" w:date="2026-02-04T13:39:00Z">
            <w:rPr>
              <w:lang w:val="de-DE"/>
            </w:rPr>
          </w:rPrChange>
        </w:rPr>
        <w:t xml:space="preserve"> Antwort überwiegend korrekt, minimale Ungenauigkeiten</w:t>
      </w:r>
    </w:p>
    <w:p w14:paraId="1691A880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192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193" w:author="Charlott Rubach" w:date="2026-02-04T13:39:00Z">
            <w:rPr>
              <w:b/>
              <w:bCs/>
              <w:lang w:val="de-DE"/>
            </w:rPr>
          </w:rPrChange>
        </w:rPr>
        <w:t>3 - Teilweise korrekt:</w:t>
      </w:r>
      <w:r w:rsidRPr="003361B6">
        <w:rPr>
          <w:rFonts w:asciiTheme="minorHAnsi" w:hAnsiTheme="minorHAnsi" w:cstheme="minorHAnsi"/>
          <w:lang w:val="de-DE"/>
          <w:rPrChange w:id="194" w:author="Charlott Rubach" w:date="2026-02-04T13:39:00Z">
            <w:rPr>
              <w:lang w:val="de-DE"/>
            </w:rPr>
          </w:rPrChange>
        </w:rPr>
        <w:t xml:space="preserve"> Erkennbare Ungenauigkeiten oder unvollständ</w:t>
      </w:r>
      <w:r w:rsidRPr="003361B6">
        <w:rPr>
          <w:rFonts w:asciiTheme="minorHAnsi" w:hAnsiTheme="minorHAnsi" w:cstheme="minorHAnsi"/>
          <w:lang w:val="de-DE"/>
          <w:rPrChange w:id="195" w:author="Charlott Rubach" w:date="2026-02-04T13:39:00Z">
            <w:rPr>
              <w:lang w:val="de-DE"/>
            </w:rPr>
          </w:rPrChange>
        </w:rPr>
        <w:t>ige Wiedergabe von Fakten</w:t>
      </w:r>
    </w:p>
    <w:p w14:paraId="6CFA02C6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196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197" w:author="Charlott Rubach" w:date="2026-02-04T13:39:00Z">
            <w:rPr>
              <w:b/>
              <w:bCs/>
              <w:lang w:val="de-DE"/>
            </w:rPr>
          </w:rPrChange>
        </w:rPr>
        <w:t>2 - Größtenteils inkorrekt:</w:t>
      </w:r>
      <w:r w:rsidRPr="003361B6">
        <w:rPr>
          <w:rFonts w:asciiTheme="minorHAnsi" w:hAnsiTheme="minorHAnsi" w:cstheme="minorHAnsi"/>
          <w:lang w:val="de-DE"/>
          <w:rPrChange w:id="198" w:author="Charlott Rubach" w:date="2026-02-04T13:39:00Z">
            <w:rPr>
              <w:lang w:val="de-DE"/>
            </w:rPr>
          </w:rPrChange>
        </w:rPr>
        <w:t xml:space="preserve"> Mehrere Fehler oder Missverständnisse des Textinhalts</w:t>
      </w:r>
    </w:p>
    <w:p w14:paraId="4E4962AF" w14:textId="77777777" w:rsidR="00B225B4" w:rsidRPr="003361B6" w:rsidRDefault="00BE42A4">
      <w:pPr>
        <w:pStyle w:val="Compact"/>
        <w:numPr>
          <w:ilvl w:val="0"/>
          <w:numId w:val="1"/>
        </w:numPr>
        <w:rPr>
          <w:rFonts w:asciiTheme="minorHAnsi" w:hAnsiTheme="minorHAnsi" w:cstheme="minorHAnsi"/>
          <w:lang w:val="de-DE"/>
          <w:rPrChange w:id="199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200" w:author="Charlott Rubach" w:date="2026-02-04T13:39:00Z">
            <w:rPr>
              <w:b/>
              <w:bCs/>
              <w:lang w:val="de-DE"/>
            </w:rPr>
          </w:rPrChange>
        </w:rPr>
        <w:t>1 - Völlig inkorrekt:</w:t>
      </w:r>
      <w:r w:rsidRPr="003361B6">
        <w:rPr>
          <w:rFonts w:asciiTheme="minorHAnsi" w:hAnsiTheme="minorHAnsi" w:cstheme="minorHAnsi"/>
          <w:lang w:val="de-DE"/>
          <w:rPrChange w:id="201" w:author="Charlott Rubach" w:date="2026-02-04T13:39:00Z">
            <w:rPr>
              <w:lang w:val="de-DE"/>
            </w:rPr>
          </w:rPrChange>
        </w:rPr>
        <w:t xml:space="preserve"> Antwort enthält grundlegend falsche Inhalte</w:t>
      </w:r>
    </w:p>
    <w:p w14:paraId="705BBE0B" w14:textId="77777777" w:rsidR="00B225B4" w:rsidRPr="003361B6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  <w:rPrChange w:id="202" w:author="Charlott Rubach" w:date="2026-02-04T13:39:00Z">
            <w:rPr>
              <w:lang w:val="de-DE"/>
            </w:rPr>
          </w:rPrChange>
        </w:rPr>
      </w:pPr>
      <w:bookmarkStart w:id="203" w:name="korrektheitcorrectness"/>
      <w:r w:rsidRPr="003361B6">
        <w:rPr>
          <w:rFonts w:asciiTheme="minorHAnsi" w:hAnsiTheme="minorHAnsi" w:cstheme="minorHAnsi"/>
          <w:lang w:val="de-DE"/>
          <w:rPrChange w:id="204" w:author="Charlott Rubach" w:date="2026-02-04T13:39:00Z">
            <w:rPr>
              <w:lang w:val="de-DE"/>
            </w:rPr>
          </w:rPrChange>
        </w:rPr>
        <w:t xml:space="preserve">Bsp.: “Warum ist der </w:t>
      </w:r>
      <w:proofErr w:type="spellStart"/>
      <w:r w:rsidRPr="003361B6">
        <w:rPr>
          <w:rFonts w:asciiTheme="minorHAnsi" w:hAnsiTheme="minorHAnsi" w:cstheme="minorHAnsi"/>
          <w:lang w:val="de-DE"/>
          <w:rPrChange w:id="205" w:author="Charlott Rubach" w:date="2026-02-04T13:39:00Z">
            <w:rPr>
              <w:lang w:val="de-DE"/>
            </w:rPr>
          </w:rPrChange>
        </w:rPr>
        <w:t>Physical</w:t>
      </w:r>
      <w:proofErr w:type="spellEnd"/>
      <w:r w:rsidRPr="003361B6">
        <w:rPr>
          <w:rFonts w:asciiTheme="minorHAnsi" w:hAnsiTheme="minorHAnsi" w:cstheme="minorHAnsi"/>
          <w:lang w:val="de-DE"/>
          <w:rPrChange w:id="206" w:author="Charlott Rubach" w:date="2026-02-04T13:39:00Z">
            <w:rPr>
              <w:lang w:val="de-DE"/>
            </w:rPr>
          </w:rPrChange>
        </w:rPr>
        <w:t xml:space="preserve"> Layer für die Verschlüsselung von Daten zuständig?”</w:t>
      </w:r>
      <w:bookmarkEnd w:id="203"/>
    </w:p>
    <w:p w14:paraId="0A96B079" w14:textId="77777777" w:rsidR="00B225B4" w:rsidRPr="003361B6" w:rsidRDefault="00BE42A4">
      <w:pPr>
        <w:pStyle w:val="berschrift2"/>
        <w:rPr>
          <w:rFonts w:asciiTheme="minorHAnsi" w:hAnsiTheme="minorHAnsi" w:cstheme="minorHAnsi"/>
          <w:lang w:val="de-DE"/>
          <w:rPrChange w:id="207" w:author="Charlott Rubach" w:date="2026-02-04T13:39:00Z">
            <w:rPr>
              <w:lang w:val="de-DE"/>
            </w:rPr>
          </w:rPrChange>
        </w:rPr>
      </w:pPr>
      <w:proofErr w:type="spellStart"/>
      <w:r w:rsidRPr="003361B6">
        <w:rPr>
          <w:rFonts w:asciiTheme="minorHAnsi" w:hAnsiTheme="minorHAnsi" w:cstheme="minorHAnsi"/>
          <w:lang w:val="de-DE"/>
          <w:rPrChange w:id="208" w:author="Charlott Rubach" w:date="2026-02-04T13:39:00Z">
            <w:rPr>
              <w:lang w:val="de-DE"/>
            </w:rPr>
          </w:rPrChange>
        </w:rPr>
        <w:t>Bloom’s</w:t>
      </w:r>
      <w:proofErr w:type="spellEnd"/>
      <w:r w:rsidRPr="003361B6">
        <w:rPr>
          <w:rFonts w:asciiTheme="minorHAnsi" w:hAnsiTheme="minorHAnsi" w:cstheme="minorHAnsi"/>
          <w:lang w:val="de-DE"/>
          <w:rPrChange w:id="209" w:author="Charlott Rubach" w:date="2026-02-04T13:39:00Z">
            <w:rPr>
              <w:lang w:val="de-DE"/>
            </w:rPr>
          </w:rPrChange>
        </w:rPr>
        <w:t xml:space="preserve"> Level (Stufen 1-6)</w:t>
      </w:r>
    </w:p>
    <w:p w14:paraId="51FCCAD4" w14:textId="7520396C" w:rsidR="00B225B4" w:rsidRPr="003361B6" w:rsidDel="0032330A" w:rsidRDefault="00BE42A4">
      <w:pPr>
        <w:pStyle w:val="FirstParagraph"/>
        <w:rPr>
          <w:del w:id="210" w:author="Charlott Rubach" w:date="2026-02-04T13:34:00Z"/>
          <w:rFonts w:asciiTheme="minorHAnsi" w:hAnsiTheme="minorHAnsi" w:cstheme="minorHAnsi"/>
          <w:i/>
          <w:iCs/>
          <w:lang w:val="de-DE"/>
          <w:rPrChange w:id="211" w:author="Charlott Rubach" w:date="2026-02-04T13:39:00Z">
            <w:rPr>
              <w:del w:id="212" w:author="Charlott Rubach" w:date="2026-02-04T13:34:00Z"/>
              <w:i/>
              <w:iCs/>
              <w:lang w:val="de-DE"/>
            </w:rPr>
          </w:rPrChange>
        </w:rPr>
      </w:pPr>
      <w:del w:id="213" w:author="Charlott Rubach" w:date="2026-02-04T13:34:00Z">
        <w:r w:rsidRPr="003361B6" w:rsidDel="0032330A">
          <w:rPr>
            <w:rFonts w:asciiTheme="minorHAnsi" w:hAnsiTheme="minorHAnsi" w:cstheme="minorHAnsi"/>
            <w:i/>
            <w:iCs/>
            <w:lang w:val="de-DE"/>
            <w:rPrChange w:id="214" w:author="Charlott Rubach" w:date="2026-02-04T13:39:00Z">
              <w:rPr>
                <w:i/>
                <w:iCs/>
                <w:lang w:val="de-DE"/>
              </w:rPr>
            </w:rPrChange>
          </w:rPr>
          <w:delText>Hat auch Gesprächsbedarf, da in Docx-Notiz als Kategorie für Bloom drin steht: “Passung Antwort zu Bloom”, und “Bewerter:innen: Rubach &amp; Cap</w:delText>
        </w:r>
      </w:del>
    </w:p>
    <w:p w14:paraId="69FDFBAF" w14:textId="7047CE2E" w:rsidR="00B225B4" w:rsidRPr="003361B6" w:rsidRDefault="00BE42A4">
      <w:pPr>
        <w:pStyle w:val="FirstParagraph"/>
        <w:rPr>
          <w:rFonts w:asciiTheme="minorHAnsi" w:hAnsiTheme="minorHAnsi" w:cstheme="minorHAnsi"/>
          <w:lang w:val="de-DE"/>
          <w:rPrChange w:id="215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216" w:author="Charlott Rubach" w:date="2026-02-04T13:39:00Z">
            <w:rPr>
              <w:b/>
              <w:bCs/>
              <w:lang w:val="de-DE"/>
            </w:rPr>
          </w:rPrChange>
        </w:rPr>
        <w:t>Fragestellung:</w:t>
      </w:r>
      <w:r w:rsidRPr="003361B6">
        <w:rPr>
          <w:rFonts w:asciiTheme="minorHAnsi" w:hAnsiTheme="minorHAnsi" w:cstheme="minorHAnsi"/>
          <w:lang w:val="de-DE"/>
          <w:rPrChange w:id="217" w:author="Charlott Rubach" w:date="2026-02-04T13:39:00Z">
            <w:rPr>
              <w:lang w:val="de-DE"/>
            </w:rPr>
          </w:rPrChange>
        </w:rPr>
        <w:t xml:space="preserve"> Welche kognitive Stufe der </w:t>
      </w:r>
      <w:proofErr w:type="spellStart"/>
      <w:r w:rsidRPr="003361B6">
        <w:rPr>
          <w:rFonts w:asciiTheme="minorHAnsi" w:hAnsiTheme="minorHAnsi" w:cstheme="minorHAnsi"/>
          <w:lang w:val="de-DE"/>
          <w:rPrChange w:id="218" w:author="Charlott Rubach" w:date="2026-02-04T13:39:00Z">
            <w:rPr>
              <w:lang w:val="de-DE"/>
            </w:rPr>
          </w:rPrChange>
        </w:rPr>
        <w:t>Bloom’schen</w:t>
      </w:r>
      <w:proofErr w:type="spellEnd"/>
      <w:r w:rsidRPr="003361B6">
        <w:rPr>
          <w:rFonts w:asciiTheme="minorHAnsi" w:hAnsiTheme="minorHAnsi" w:cstheme="minorHAnsi"/>
          <w:lang w:val="de-DE"/>
          <w:rPrChange w:id="219" w:author="Charlott Rubach" w:date="2026-02-04T13:39:00Z">
            <w:rPr>
              <w:lang w:val="de-DE"/>
            </w:rPr>
          </w:rPrChange>
        </w:rPr>
        <w:t xml:space="preserve"> Taxonomie wird aus </w:t>
      </w:r>
      <w:proofErr w:type="spellStart"/>
      <w:r w:rsidRPr="003361B6">
        <w:rPr>
          <w:rFonts w:asciiTheme="minorHAnsi" w:hAnsiTheme="minorHAnsi" w:cstheme="minorHAnsi"/>
          <w:lang w:val="de-DE"/>
          <w:rPrChange w:id="220" w:author="Charlott Rubach" w:date="2026-02-04T13:39:00Z">
            <w:rPr>
              <w:lang w:val="de-DE"/>
            </w:rPr>
          </w:rPrChange>
        </w:rPr>
        <w:t>Dozierendenperspektive</w:t>
      </w:r>
      <w:proofErr w:type="spellEnd"/>
      <w:r w:rsidRPr="003361B6">
        <w:rPr>
          <w:rFonts w:asciiTheme="minorHAnsi" w:hAnsiTheme="minorHAnsi" w:cstheme="minorHAnsi"/>
          <w:lang w:val="de-DE"/>
          <w:rPrChange w:id="221" w:author="Charlott Rubach" w:date="2026-02-04T13:39:00Z">
            <w:rPr>
              <w:lang w:val="de-DE"/>
            </w:rPr>
          </w:rPrChange>
        </w:rPr>
        <w:t xml:space="preserve"> durch die Frage angesprochen? (Bewerter: </w:t>
      </w:r>
      <w:del w:id="222" w:author="Charlott Rubach" w:date="2026-02-04T13:34:00Z">
        <w:r w:rsidRPr="003361B6" w:rsidDel="0032330A">
          <w:rPr>
            <w:rFonts w:asciiTheme="minorHAnsi" w:hAnsiTheme="minorHAnsi" w:cstheme="minorHAnsi"/>
            <w:lang w:val="de-DE"/>
            <w:rPrChange w:id="223" w:author="Charlott Rubach" w:date="2026-02-04T13:39:00Z">
              <w:rPr>
                <w:lang w:val="de-DE"/>
              </w:rPr>
            </w:rPrChange>
          </w:rPr>
          <w:delText xml:space="preserve">Cap? &amp; </w:delText>
        </w:r>
      </w:del>
      <w:r w:rsidRPr="003361B6">
        <w:rPr>
          <w:rFonts w:asciiTheme="minorHAnsi" w:hAnsiTheme="minorHAnsi" w:cstheme="minorHAnsi"/>
          <w:lang w:val="de-DE"/>
          <w:rPrChange w:id="224" w:author="Charlott Rubach" w:date="2026-02-04T13:39:00Z">
            <w:rPr>
              <w:lang w:val="de-DE"/>
            </w:rPr>
          </w:rPrChange>
        </w:rPr>
        <w:t>Rubach)</w:t>
      </w:r>
    </w:p>
    <w:p w14:paraId="4FAD4C27" w14:textId="77777777" w:rsidR="00B225B4" w:rsidRPr="003361B6" w:rsidRDefault="00BE42A4">
      <w:pPr>
        <w:pStyle w:val="Textkrper"/>
        <w:rPr>
          <w:rFonts w:asciiTheme="minorHAnsi" w:hAnsiTheme="minorHAnsi" w:cstheme="minorHAnsi"/>
          <w:lang w:val="de-DE"/>
          <w:rPrChange w:id="225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i/>
          <w:iCs/>
          <w:lang w:val="de-DE"/>
          <w:rPrChange w:id="226" w:author="Charlott Rubach" w:date="2026-02-04T13:39:00Z">
            <w:rPr>
              <w:i/>
              <w:iCs/>
              <w:lang w:val="de-DE"/>
            </w:rPr>
          </w:rPrChange>
        </w:rPr>
        <w:lastRenderedPageBreak/>
        <w:t>Hinweis: Die Bloom-Taxonomie klassifiziert kognitive Fähigkeiten in sechs Stufen, von einfachen Erinnerungsaufgaben bi</w:t>
      </w:r>
      <w:r w:rsidRPr="003361B6">
        <w:rPr>
          <w:rFonts w:asciiTheme="minorHAnsi" w:hAnsiTheme="minorHAnsi" w:cstheme="minorHAnsi"/>
          <w:i/>
          <w:iCs/>
          <w:lang w:val="de-DE"/>
          <w:rPrChange w:id="227" w:author="Charlott Rubach" w:date="2026-02-04T13:39:00Z">
            <w:rPr>
              <w:i/>
              <w:iCs/>
              <w:lang w:val="de-DE"/>
            </w:rPr>
          </w:rPrChange>
        </w:rPr>
        <w:t>s hin zu komplexem, erschaffendem Denken.</w:t>
      </w:r>
    </w:p>
    <w:p w14:paraId="464F5D5E" w14:textId="77777777" w:rsidR="00B225B4" w:rsidRPr="003361B6" w:rsidRDefault="00BE42A4">
      <w:pPr>
        <w:pStyle w:val="Compact"/>
        <w:numPr>
          <w:ilvl w:val="0"/>
          <w:numId w:val="30"/>
        </w:numPr>
        <w:rPr>
          <w:rFonts w:asciiTheme="minorHAnsi" w:hAnsiTheme="minorHAnsi" w:cstheme="minorHAnsi"/>
          <w:lang w:val="de-DE"/>
          <w:rPrChange w:id="228" w:author="Charlott Rubach" w:date="2026-02-04T13:39:00Z">
            <w:rPr>
              <w:lang w:val="de-DE"/>
            </w:rPr>
          </w:rPrChange>
        </w:rPr>
      </w:pPr>
      <w:proofErr w:type="spellStart"/>
      <w:r w:rsidRPr="003361B6">
        <w:rPr>
          <w:rFonts w:asciiTheme="minorHAnsi" w:hAnsiTheme="minorHAnsi" w:cstheme="minorHAnsi"/>
          <w:b/>
          <w:bCs/>
          <w:lang w:val="de-DE"/>
          <w:rPrChange w:id="229" w:author="Charlott Rubach" w:date="2026-02-04T13:39:00Z">
            <w:rPr>
              <w:b/>
              <w:bCs/>
              <w:lang w:val="de-DE"/>
            </w:rPr>
          </w:rPrChange>
        </w:rPr>
        <w:t>Remembering</w:t>
      </w:r>
      <w:proofErr w:type="spellEnd"/>
      <w:r w:rsidRPr="003361B6">
        <w:rPr>
          <w:rFonts w:asciiTheme="minorHAnsi" w:hAnsiTheme="minorHAnsi" w:cstheme="minorHAnsi"/>
          <w:b/>
          <w:bCs/>
          <w:lang w:val="de-DE"/>
          <w:rPrChange w:id="230" w:author="Charlott Rubach" w:date="2026-02-04T13:39:00Z">
            <w:rPr>
              <w:b/>
              <w:bCs/>
              <w:lang w:val="de-DE"/>
            </w:rPr>
          </w:rPrChange>
        </w:rPr>
        <w:t>:</w:t>
      </w:r>
      <w:r w:rsidRPr="003361B6">
        <w:rPr>
          <w:rFonts w:asciiTheme="minorHAnsi" w:hAnsiTheme="minorHAnsi" w:cstheme="minorHAnsi"/>
          <w:lang w:val="de-DE"/>
          <w:rPrChange w:id="231" w:author="Charlott Rubach" w:date="2026-02-04T13:39:00Z">
            <w:rPr>
              <w:lang w:val="de-DE"/>
            </w:rPr>
          </w:rPrChange>
        </w:rPr>
        <w:t xml:space="preserve"> Abruf relevanten Wissens aus dem Langzeitgedächtnis, indem der Schwerpunkt auf dem Erkennen und Erinnern von Fakten liegt.</w:t>
      </w:r>
    </w:p>
    <w:p w14:paraId="6DBDB9E2" w14:textId="77777777" w:rsidR="00B225B4" w:rsidRPr="003361B6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  <w:rPrChange w:id="232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lang w:val="de-DE"/>
          <w:rPrChange w:id="233" w:author="Charlott Rubach" w:date="2026-02-04T13:39:00Z">
            <w:rPr>
              <w:lang w:val="de-DE"/>
            </w:rPr>
          </w:rPrChange>
        </w:rPr>
        <w:t>Verben: Definieren, beschreiben, aufzählen, identifizieren, auflisten, zuordne</w:t>
      </w:r>
      <w:r w:rsidRPr="003361B6">
        <w:rPr>
          <w:rFonts w:asciiTheme="minorHAnsi" w:hAnsiTheme="minorHAnsi" w:cstheme="minorHAnsi"/>
          <w:lang w:val="de-DE"/>
          <w:rPrChange w:id="234" w:author="Charlott Rubach" w:date="2026-02-04T13:39:00Z">
            <w:rPr>
              <w:lang w:val="de-DE"/>
            </w:rPr>
          </w:rPrChange>
        </w:rPr>
        <w:t>n, benennen, skizzieren, zitieren, auswählen</w:t>
      </w:r>
    </w:p>
    <w:p w14:paraId="22911208" w14:textId="77777777" w:rsidR="00B225B4" w:rsidRPr="003361B6" w:rsidRDefault="00BE42A4">
      <w:pPr>
        <w:pStyle w:val="Compact"/>
        <w:numPr>
          <w:ilvl w:val="0"/>
          <w:numId w:val="22"/>
        </w:numPr>
        <w:rPr>
          <w:rFonts w:asciiTheme="minorHAnsi" w:hAnsiTheme="minorHAnsi" w:cstheme="minorHAnsi"/>
          <w:lang w:val="de-DE"/>
          <w:rPrChange w:id="235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b/>
          <w:bCs/>
          <w:lang w:val="de-DE"/>
          <w:rPrChange w:id="236" w:author="Charlott Rubach" w:date="2026-02-04T13:39:00Z">
            <w:rPr>
              <w:b/>
              <w:bCs/>
              <w:lang w:val="de-DE"/>
            </w:rPr>
          </w:rPrChange>
        </w:rPr>
        <w:t>Understanding:</w:t>
      </w:r>
      <w:r w:rsidRPr="003361B6">
        <w:rPr>
          <w:rFonts w:asciiTheme="minorHAnsi" w:hAnsiTheme="minorHAnsi" w:cstheme="minorHAnsi"/>
          <w:lang w:val="de-DE"/>
          <w:rPrChange w:id="237" w:author="Charlott Rubach" w:date="2026-02-04T13:39:00Z">
            <w:rPr>
              <w:lang w:val="de-DE"/>
            </w:rPr>
          </w:rPrChange>
        </w:rPr>
        <w:t xml:space="preserve"> Erkennen der Bedeutung von Anweisungen, z.B. mündlicher, schriftlicher und grafischer Kommunikation.</w:t>
      </w:r>
    </w:p>
    <w:p w14:paraId="326D8B5B" w14:textId="77777777" w:rsidR="00B225B4" w:rsidRPr="003361B6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  <w:rPrChange w:id="238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lang w:val="de-DE"/>
          <w:rPrChange w:id="239" w:author="Charlott Rubach" w:date="2026-02-04T13:39:00Z">
            <w:rPr>
              <w:lang w:val="de-DE"/>
            </w:rPr>
          </w:rPrChange>
        </w:rPr>
        <w:t xml:space="preserve">Verben: Klarstellen, klassifizieren, vergleichen, gegenüberstellen, detaillieren, </w:t>
      </w:r>
      <w:r w:rsidRPr="003361B6">
        <w:rPr>
          <w:rFonts w:asciiTheme="minorHAnsi" w:hAnsiTheme="minorHAnsi" w:cstheme="minorHAnsi"/>
          <w:lang w:val="de-DE"/>
          <w:rPrChange w:id="240" w:author="Charlott Rubach" w:date="2026-02-04T13:39:00Z">
            <w:rPr>
              <w:lang w:val="de-DE"/>
            </w:rPr>
          </w:rPrChange>
        </w:rPr>
        <w:t>erklären, umschreiben, neu schreiben, zusammenfassen, übersetzen</w:t>
      </w:r>
    </w:p>
    <w:p w14:paraId="2F8802B8" w14:textId="77777777" w:rsidR="00B225B4" w:rsidRPr="003361B6" w:rsidRDefault="00BE42A4">
      <w:pPr>
        <w:pStyle w:val="Compact"/>
        <w:numPr>
          <w:ilvl w:val="0"/>
          <w:numId w:val="22"/>
        </w:numPr>
        <w:rPr>
          <w:rFonts w:asciiTheme="minorHAnsi" w:hAnsiTheme="minorHAnsi" w:cstheme="minorHAnsi"/>
          <w:lang w:val="de-DE"/>
          <w:rPrChange w:id="241" w:author="Charlott Rubach" w:date="2026-02-04T13:39:00Z">
            <w:rPr>
              <w:lang w:val="de-DE"/>
            </w:rPr>
          </w:rPrChange>
        </w:rPr>
      </w:pPr>
      <w:proofErr w:type="spellStart"/>
      <w:r w:rsidRPr="003361B6">
        <w:rPr>
          <w:rFonts w:asciiTheme="minorHAnsi" w:hAnsiTheme="minorHAnsi" w:cstheme="minorHAnsi"/>
          <w:b/>
          <w:bCs/>
          <w:lang w:val="de-DE"/>
          <w:rPrChange w:id="242" w:author="Charlott Rubach" w:date="2026-02-04T13:39:00Z">
            <w:rPr>
              <w:b/>
              <w:bCs/>
              <w:lang w:val="de-DE"/>
            </w:rPr>
          </w:rPrChange>
        </w:rPr>
        <w:t>Applying</w:t>
      </w:r>
      <w:proofErr w:type="spellEnd"/>
      <w:r w:rsidRPr="003361B6">
        <w:rPr>
          <w:rFonts w:asciiTheme="minorHAnsi" w:hAnsiTheme="minorHAnsi" w:cstheme="minorHAnsi"/>
          <w:b/>
          <w:bCs/>
          <w:lang w:val="de-DE"/>
          <w:rPrChange w:id="243" w:author="Charlott Rubach" w:date="2026-02-04T13:39:00Z">
            <w:rPr>
              <w:b/>
              <w:bCs/>
              <w:lang w:val="de-DE"/>
            </w:rPr>
          </w:rPrChange>
        </w:rPr>
        <w:t>:</w:t>
      </w:r>
      <w:r w:rsidRPr="003361B6">
        <w:rPr>
          <w:rFonts w:asciiTheme="minorHAnsi" w:hAnsiTheme="minorHAnsi" w:cstheme="minorHAnsi"/>
          <w:lang w:val="de-DE"/>
          <w:rPrChange w:id="244" w:author="Charlott Rubach" w:date="2026-02-04T13:39:00Z">
            <w:rPr>
              <w:lang w:val="de-DE"/>
            </w:rPr>
          </w:rPrChange>
        </w:rPr>
        <w:t xml:space="preserve"> Durchführen oder Anwenden eines Verfahrens in einer bestimmten Situation.</w:t>
      </w:r>
    </w:p>
    <w:p w14:paraId="0FDD0C76" w14:textId="77777777" w:rsidR="00B225B4" w:rsidRPr="003361B6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  <w:rPrChange w:id="245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lang w:val="de-DE"/>
          <w:rPrChange w:id="246" w:author="Charlott Rubach" w:date="2026-02-04T13:39:00Z">
            <w:rPr>
              <w:lang w:val="de-DE"/>
            </w:rPr>
          </w:rPrChange>
        </w:rPr>
        <w:t>Verben: Anwenden, Berechnen, Vorführen, Ermitteln, Untersuchen, Veranschaulichen, Verändern, Simulieren, Lö</w:t>
      </w:r>
      <w:r w:rsidRPr="003361B6">
        <w:rPr>
          <w:rFonts w:asciiTheme="minorHAnsi" w:hAnsiTheme="minorHAnsi" w:cstheme="minorHAnsi"/>
          <w:lang w:val="de-DE"/>
          <w:rPrChange w:id="247" w:author="Charlott Rubach" w:date="2026-02-04T13:39:00Z">
            <w:rPr>
              <w:lang w:val="de-DE"/>
            </w:rPr>
          </w:rPrChange>
        </w:rPr>
        <w:t>sen, Nutzen</w:t>
      </w:r>
    </w:p>
    <w:p w14:paraId="2E33C683" w14:textId="77777777" w:rsidR="00B225B4" w:rsidRPr="003361B6" w:rsidRDefault="00BE42A4">
      <w:pPr>
        <w:pStyle w:val="Compact"/>
        <w:numPr>
          <w:ilvl w:val="0"/>
          <w:numId w:val="22"/>
        </w:numPr>
        <w:rPr>
          <w:rFonts w:asciiTheme="minorHAnsi" w:hAnsiTheme="minorHAnsi" w:cstheme="minorHAnsi"/>
          <w:lang w:val="de-DE"/>
          <w:rPrChange w:id="248" w:author="Charlott Rubach" w:date="2026-02-04T13:39:00Z">
            <w:rPr>
              <w:lang w:val="de-DE"/>
            </w:rPr>
          </w:rPrChange>
        </w:rPr>
      </w:pPr>
      <w:proofErr w:type="spellStart"/>
      <w:r w:rsidRPr="003361B6">
        <w:rPr>
          <w:rFonts w:asciiTheme="minorHAnsi" w:hAnsiTheme="minorHAnsi" w:cstheme="minorHAnsi"/>
          <w:b/>
          <w:bCs/>
          <w:lang w:val="de-DE"/>
          <w:rPrChange w:id="249" w:author="Charlott Rubach" w:date="2026-02-04T13:39:00Z">
            <w:rPr>
              <w:b/>
              <w:bCs/>
              <w:lang w:val="de-DE"/>
            </w:rPr>
          </w:rPrChange>
        </w:rPr>
        <w:t>Analyzing</w:t>
      </w:r>
      <w:proofErr w:type="spellEnd"/>
      <w:r w:rsidRPr="003361B6">
        <w:rPr>
          <w:rFonts w:asciiTheme="minorHAnsi" w:hAnsiTheme="minorHAnsi" w:cstheme="minorHAnsi"/>
          <w:b/>
          <w:bCs/>
          <w:lang w:val="de-DE"/>
          <w:rPrChange w:id="250" w:author="Charlott Rubach" w:date="2026-02-04T13:39:00Z">
            <w:rPr>
              <w:b/>
              <w:bCs/>
              <w:lang w:val="de-DE"/>
            </w:rPr>
          </w:rPrChange>
        </w:rPr>
        <w:t>:</w:t>
      </w:r>
      <w:r w:rsidRPr="003361B6">
        <w:rPr>
          <w:rFonts w:asciiTheme="minorHAnsi" w:hAnsiTheme="minorHAnsi" w:cstheme="minorHAnsi"/>
          <w:lang w:val="de-DE"/>
          <w:rPrChange w:id="251" w:author="Charlott Rubach" w:date="2026-02-04T13:39:00Z">
            <w:rPr>
              <w:lang w:val="de-DE"/>
            </w:rPr>
          </w:rPrChange>
        </w:rPr>
        <w:t xml:space="preserve"> Zerlegung von Material in seine Bestandteile und Bestimmung ihrer Beziehungen zueinander oder zu einer Gesamtstruktur oder einem Gesamtzweck.</w:t>
      </w:r>
    </w:p>
    <w:p w14:paraId="1353598C" w14:textId="77777777" w:rsidR="00B225B4" w:rsidRPr="003361B6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  <w:rPrChange w:id="252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lang w:val="de-DE"/>
          <w:rPrChange w:id="253" w:author="Charlott Rubach" w:date="2026-02-04T13:39:00Z">
            <w:rPr>
              <w:lang w:val="de-DE"/>
            </w:rPr>
          </w:rPrChange>
        </w:rPr>
        <w:t>Verben: Analysieren, zerlegen, erkennen, differenzieren, unterscheiden, prüfen, untersuchen</w:t>
      </w:r>
      <w:r w:rsidRPr="003361B6">
        <w:rPr>
          <w:rFonts w:asciiTheme="minorHAnsi" w:hAnsiTheme="minorHAnsi" w:cstheme="minorHAnsi"/>
          <w:lang w:val="de-DE"/>
          <w:rPrChange w:id="254" w:author="Charlott Rubach" w:date="2026-02-04T13:39:00Z">
            <w:rPr>
              <w:lang w:val="de-DE"/>
            </w:rPr>
          </w:rPrChange>
        </w:rPr>
        <w:t>, optimieren, in Beziehung setzen, trennen</w:t>
      </w:r>
    </w:p>
    <w:p w14:paraId="7F9F0E0C" w14:textId="77777777" w:rsidR="00B225B4" w:rsidRPr="003361B6" w:rsidRDefault="00BE42A4">
      <w:pPr>
        <w:pStyle w:val="Compact"/>
        <w:numPr>
          <w:ilvl w:val="0"/>
          <w:numId w:val="22"/>
        </w:numPr>
        <w:rPr>
          <w:rFonts w:asciiTheme="minorHAnsi" w:hAnsiTheme="minorHAnsi" w:cstheme="minorHAnsi"/>
          <w:lang w:val="de-DE"/>
          <w:rPrChange w:id="255" w:author="Charlott Rubach" w:date="2026-02-04T13:39:00Z">
            <w:rPr>
              <w:lang w:val="de-DE"/>
            </w:rPr>
          </w:rPrChange>
        </w:rPr>
      </w:pPr>
      <w:proofErr w:type="spellStart"/>
      <w:r w:rsidRPr="003361B6">
        <w:rPr>
          <w:rFonts w:asciiTheme="minorHAnsi" w:hAnsiTheme="minorHAnsi" w:cstheme="minorHAnsi"/>
          <w:b/>
          <w:bCs/>
          <w:lang w:val="de-DE"/>
          <w:rPrChange w:id="256" w:author="Charlott Rubach" w:date="2026-02-04T13:39:00Z">
            <w:rPr>
              <w:b/>
              <w:bCs/>
              <w:lang w:val="de-DE"/>
            </w:rPr>
          </w:rPrChange>
        </w:rPr>
        <w:t>Evaluating</w:t>
      </w:r>
      <w:proofErr w:type="spellEnd"/>
      <w:r w:rsidRPr="003361B6">
        <w:rPr>
          <w:rFonts w:asciiTheme="minorHAnsi" w:hAnsiTheme="minorHAnsi" w:cstheme="minorHAnsi"/>
          <w:b/>
          <w:bCs/>
          <w:lang w:val="de-DE"/>
          <w:rPrChange w:id="257" w:author="Charlott Rubach" w:date="2026-02-04T13:39:00Z">
            <w:rPr>
              <w:b/>
              <w:bCs/>
              <w:lang w:val="de-DE"/>
            </w:rPr>
          </w:rPrChange>
        </w:rPr>
        <w:t>:</w:t>
      </w:r>
      <w:r w:rsidRPr="003361B6">
        <w:rPr>
          <w:rFonts w:asciiTheme="minorHAnsi" w:hAnsiTheme="minorHAnsi" w:cstheme="minorHAnsi"/>
          <w:lang w:val="de-DE"/>
          <w:rPrChange w:id="258" w:author="Charlott Rubach" w:date="2026-02-04T13:39:00Z">
            <w:rPr>
              <w:lang w:val="de-DE"/>
            </w:rPr>
          </w:rPrChange>
        </w:rPr>
        <w:t xml:space="preserve"> Urteile auf der Grundlage etablierter Kriterien und Standards fällen.</w:t>
      </w:r>
    </w:p>
    <w:p w14:paraId="13EAD96C" w14:textId="77777777" w:rsidR="00B225B4" w:rsidRPr="003361B6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  <w:rPrChange w:id="259" w:author="Charlott Rubach" w:date="2026-02-04T13:39:00Z">
            <w:rPr>
              <w:lang w:val="de-DE"/>
            </w:rPr>
          </w:rPrChange>
        </w:rPr>
      </w:pPr>
      <w:r w:rsidRPr="003361B6">
        <w:rPr>
          <w:rFonts w:asciiTheme="minorHAnsi" w:hAnsiTheme="minorHAnsi" w:cstheme="minorHAnsi"/>
          <w:lang w:val="de-DE"/>
          <w:rPrChange w:id="260" w:author="Charlott Rubach" w:date="2026-02-04T13:39:00Z">
            <w:rPr>
              <w:lang w:val="de-DE"/>
            </w:rPr>
          </w:rPrChange>
        </w:rPr>
        <w:t>Verben: Bewerten, schlussfolgern, kritisieren, verteidigen, bewerten, benoten, interpretieren, beurteilen, begründen, überprüfen</w:t>
      </w:r>
    </w:p>
    <w:p w14:paraId="33A3CFD7" w14:textId="77777777" w:rsidR="00B225B4" w:rsidRPr="003361B6" w:rsidRDefault="00BE42A4">
      <w:pPr>
        <w:pStyle w:val="Compact"/>
        <w:numPr>
          <w:ilvl w:val="0"/>
          <w:numId w:val="22"/>
        </w:numPr>
        <w:rPr>
          <w:rFonts w:asciiTheme="minorHAnsi" w:hAnsiTheme="minorHAnsi" w:cstheme="minorHAnsi"/>
          <w:lang w:val="de-DE"/>
          <w:rPrChange w:id="261" w:author="Charlott Rubach" w:date="2026-02-04T13:39:00Z">
            <w:rPr>
              <w:lang w:val="de-DE"/>
            </w:rPr>
          </w:rPrChange>
        </w:rPr>
      </w:pPr>
      <w:proofErr w:type="spellStart"/>
      <w:r w:rsidRPr="003361B6">
        <w:rPr>
          <w:rFonts w:asciiTheme="minorHAnsi" w:hAnsiTheme="minorHAnsi" w:cstheme="minorHAnsi"/>
          <w:b/>
          <w:bCs/>
          <w:lang w:val="de-DE"/>
          <w:rPrChange w:id="262" w:author="Charlott Rubach" w:date="2026-02-04T13:39:00Z">
            <w:rPr>
              <w:b/>
              <w:bCs/>
              <w:lang w:val="de-DE"/>
            </w:rPr>
          </w:rPrChange>
        </w:rPr>
        <w:t>Cr</w:t>
      </w:r>
      <w:r w:rsidRPr="003361B6">
        <w:rPr>
          <w:rFonts w:asciiTheme="minorHAnsi" w:hAnsiTheme="minorHAnsi" w:cstheme="minorHAnsi"/>
          <w:b/>
          <w:bCs/>
          <w:lang w:val="de-DE"/>
          <w:rPrChange w:id="263" w:author="Charlott Rubach" w:date="2026-02-04T13:39:00Z">
            <w:rPr>
              <w:b/>
              <w:bCs/>
              <w:lang w:val="de-DE"/>
            </w:rPr>
          </w:rPrChange>
        </w:rPr>
        <w:t>eating</w:t>
      </w:r>
      <w:proofErr w:type="spellEnd"/>
      <w:r w:rsidRPr="003361B6">
        <w:rPr>
          <w:rFonts w:asciiTheme="minorHAnsi" w:hAnsiTheme="minorHAnsi" w:cstheme="minorHAnsi"/>
          <w:b/>
          <w:bCs/>
          <w:lang w:val="de-DE"/>
          <w:rPrChange w:id="264" w:author="Charlott Rubach" w:date="2026-02-04T13:39:00Z">
            <w:rPr>
              <w:b/>
              <w:bCs/>
              <w:lang w:val="de-DE"/>
            </w:rPr>
          </w:rPrChange>
        </w:rPr>
        <w:t>:</w:t>
      </w:r>
      <w:r w:rsidRPr="003361B6">
        <w:rPr>
          <w:rFonts w:asciiTheme="minorHAnsi" w:hAnsiTheme="minorHAnsi" w:cstheme="minorHAnsi"/>
          <w:lang w:val="de-DE"/>
          <w:rPrChange w:id="265" w:author="Charlott Rubach" w:date="2026-02-04T13:39:00Z">
            <w:rPr>
              <w:lang w:val="de-DE"/>
            </w:rPr>
          </w:rPrChange>
        </w:rPr>
        <w:t xml:space="preserve"> Zusammenfügen oder Neuorganisieren von Elementen zu einem zusammenhängenden Ganzen.</w:t>
      </w:r>
    </w:p>
    <w:p w14:paraId="2E692926" w14:textId="77777777" w:rsidR="00B225B4" w:rsidRPr="003361B6" w:rsidRDefault="00BE42A4">
      <w:pPr>
        <w:pStyle w:val="Compact"/>
        <w:numPr>
          <w:ilvl w:val="1"/>
          <w:numId w:val="1"/>
        </w:numPr>
        <w:rPr>
          <w:rFonts w:asciiTheme="minorHAnsi" w:hAnsiTheme="minorHAnsi" w:cstheme="minorHAnsi"/>
          <w:lang w:val="de-DE"/>
          <w:rPrChange w:id="266" w:author="Charlott Rubach" w:date="2026-02-04T13:39:00Z">
            <w:rPr>
              <w:lang w:val="de-DE"/>
            </w:rPr>
          </w:rPrChange>
        </w:rPr>
      </w:pPr>
      <w:bookmarkStart w:id="267" w:name="X5adecf790d361ef61a0e462edd7ab013df4437a"/>
      <w:bookmarkStart w:id="268" w:name="blooms-level-stufen-1-6"/>
      <w:r w:rsidRPr="003361B6">
        <w:rPr>
          <w:rFonts w:asciiTheme="minorHAnsi" w:hAnsiTheme="minorHAnsi" w:cstheme="minorHAnsi"/>
          <w:lang w:val="de-DE"/>
          <w:rPrChange w:id="269" w:author="Charlott Rubach" w:date="2026-02-04T13:39:00Z">
            <w:rPr>
              <w:lang w:val="de-DE"/>
            </w:rPr>
          </w:rPrChange>
        </w:rPr>
        <w:t>Verben: Zusammenstellen, codieren, kompilieren, konstruieren, erstellen, entwerfen, entwickeln, erweitern, verbessern, reorganisieren</w:t>
      </w:r>
      <w:bookmarkEnd w:id="267"/>
      <w:bookmarkEnd w:id="268"/>
    </w:p>
    <w:sectPr w:rsidR="00B225B4" w:rsidRPr="003361B6" w:rsidSect="002A56A8">
      <w:pgSz w:w="12240" w:h="15840"/>
      <w:pgMar w:top="1134" w:right="3451" w:bottom="1134" w:left="567" w:header="0" w:footer="0" w:gutter="0"/>
      <w:cols w:space="720"/>
      <w:formProt w:val="0"/>
      <w:docGrid w:linePitch="10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" w:author="Charlott Rubach" w:date="2026-02-04T13:21:00Z" w:initials="CR">
    <w:p w14:paraId="44E37B00" w14:textId="130F2FDC" w:rsidR="004674F4" w:rsidRDefault="004674F4">
      <w:pPr>
        <w:pStyle w:val="Kommentartext"/>
      </w:pPr>
      <w:r>
        <w:rPr>
          <w:rStyle w:val="Kommentarzeichen"/>
        </w:rPr>
        <w:annotationRef/>
      </w:r>
      <w:r>
        <w:t xml:space="preserve">Intensive (und </w:t>
      </w:r>
      <w:proofErr w:type="spellStart"/>
      <w:r>
        <w:t>viele</w:t>
      </w:r>
      <w:proofErr w:type="spellEnd"/>
      <w:r>
        <w:t xml:space="preserve">) </w:t>
      </w:r>
      <w:proofErr w:type="spellStart"/>
      <w:r>
        <w:t>kognitiven</w:t>
      </w:r>
      <w:proofErr w:type="spellEnd"/>
      <w:r>
        <w:t xml:space="preserve"> </w:t>
      </w:r>
      <w:proofErr w:type="spellStart"/>
      <w:r>
        <w:t>Denkprozesse</w:t>
      </w:r>
      <w:proofErr w:type="spellEnd"/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E37B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DC644" w16cex:dateUtc="2026-02-04T12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E37B00" w16cid:durableId="2D2DC6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">
    <w:panose1 w:val="02020502060505020204"/>
    <w:charset w:val="01"/>
    <w:family w:val="roman"/>
    <w:pitch w:val="variable"/>
    <w:sig w:usb0="20000287" w:usb1="00000000" w:usb2="00000000" w:usb3="00000000" w:csb0="0000019F" w:csb1="00000000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20000287" w:usb1="00000000" w:usb2="00000000" w:usb3="00000000" w:csb0="0000019F" w:csb1="00000000"/>
  </w:font>
  <w:font w:name="Noto Sans">
    <w:panose1 w:val="020B0502040504020204"/>
    <w:charset w:val="01"/>
    <w:family w:val="swiss"/>
    <w:pitch w:val="variable"/>
    <w:sig w:usb0="20000287" w:usb1="00000000" w:usb2="00000000" w:usb3="00000000" w:csb0="0000019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768E2"/>
    <w:multiLevelType w:val="multilevel"/>
    <w:tmpl w:val="EADA6EC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" w15:restartNumberingAfterBreak="0">
    <w:nsid w:val="0C443CB9"/>
    <w:multiLevelType w:val="multilevel"/>
    <w:tmpl w:val="75363AD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5A0CC5"/>
    <w:multiLevelType w:val="multilevel"/>
    <w:tmpl w:val="1CB47E8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6340C1"/>
    <w:multiLevelType w:val="multilevel"/>
    <w:tmpl w:val="C5F02E5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0633B09"/>
    <w:multiLevelType w:val="multilevel"/>
    <w:tmpl w:val="F6360C7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9DC055E"/>
    <w:multiLevelType w:val="multilevel"/>
    <w:tmpl w:val="081A275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AA65DAA"/>
    <w:multiLevelType w:val="multilevel"/>
    <w:tmpl w:val="0F9C149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3D47709"/>
    <w:multiLevelType w:val="multilevel"/>
    <w:tmpl w:val="C35085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5EE1C06"/>
    <w:multiLevelType w:val="multilevel"/>
    <w:tmpl w:val="752A687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C55581A"/>
    <w:multiLevelType w:val="multilevel"/>
    <w:tmpl w:val="48D43F6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6945867"/>
    <w:multiLevelType w:val="multilevel"/>
    <w:tmpl w:val="6076172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6F27845"/>
    <w:multiLevelType w:val="multilevel"/>
    <w:tmpl w:val="7CDC7D2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FA94439"/>
    <w:multiLevelType w:val="multilevel"/>
    <w:tmpl w:val="0694983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0505C7D"/>
    <w:multiLevelType w:val="multilevel"/>
    <w:tmpl w:val="ECC8418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54036C6"/>
    <w:multiLevelType w:val="multilevel"/>
    <w:tmpl w:val="20CC869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C23C2A"/>
    <w:multiLevelType w:val="multilevel"/>
    <w:tmpl w:val="BA4C9F5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7407237"/>
    <w:multiLevelType w:val="multilevel"/>
    <w:tmpl w:val="CE9855C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8092596"/>
    <w:multiLevelType w:val="multilevel"/>
    <w:tmpl w:val="26282F5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9D61CF"/>
    <w:multiLevelType w:val="multilevel"/>
    <w:tmpl w:val="1D12A5D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1F07CFC"/>
    <w:multiLevelType w:val="multilevel"/>
    <w:tmpl w:val="26D2B77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2F9272A"/>
    <w:multiLevelType w:val="multilevel"/>
    <w:tmpl w:val="69C29A9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3493A16"/>
    <w:multiLevelType w:val="multilevel"/>
    <w:tmpl w:val="4AD2C1F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4722DC5"/>
    <w:multiLevelType w:val="multilevel"/>
    <w:tmpl w:val="56C065F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56407C1"/>
    <w:multiLevelType w:val="multilevel"/>
    <w:tmpl w:val="3B44098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60B0BE4"/>
    <w:multiLevelType w:val="multilevel"/>
    <w:tmpl w:val="CC26484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7EE6866"/>
    <w:multiLevelType w:val="multilevel"/>
    <w:tmpl w:val="DA3232E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A532E8E"/>
    <w:multiLevelType w:val="multilevel"/>
    <w:tmpl w:val="7B8E547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C9F43E6"/>
    <w:multiLevelType w:val="multilevel"/>
    <w:tmpl w:val="1E9E19A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CCD1B99"/>
    <w:multiLevelType w:val="multilevel"/>
    <w:tmpl w:val="DEAE72D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4"/>
  </w:num>
  <w:num w:numId="2">
    <w:abstractNumId w:val="11"/>
  </w:num>
  <w:num w:numId="3">
    <w:abstractNumId w:val="28"/>
  </w:num>
  <w:num w:numId="4">
    <w:abstractNumId w:val="1"/>
  </w:num>
  <w:num w:numId="5">
    <w:abstractNumId w:val="2"/>
  </w:num>
  <w:num w:numId="6">
    <w:abstractNumId w:val="6"/>
  </w:num>
  <w:num w:numId="7">
    <w:abstractNumId w:val="17"/>
  </w:num>
  <w:num w:numId="8">
    <w:abstractNumId w:val="19"/>
  </w:num>
  <w:num w:numId="9">
    <w:abstractNumId w:val="27"/>
  </w:num>
  <w:num w:numId="10">
    <w:abstractNumId w:val="8"/>
  </w:num>
  <w:num w:numId="11">
    <w:abstractNumId w:val="22"/>
  </w:num>
  <w:num w:numId="12">
    <w:abstractNumId w:val="3"/>
  </w:num>
  <w:num w:numId="13">
    <w:abstractNumId w:val="24"/>
  </w:num>
  <w:num w:numId="14">
    <w:abstractNumId w:val="5"/>
  </w:num>
  <w:num w:numId="15">
    <w:abstractNumId w:val="12"/>
  </w:num>
  <w:num w:numId="16">
    <w:abstractNumId w:val="13"/>
  </w:num>
  <w:num w:numId="17">
    <w:abstractNumId w:val="21"/>
  </w:num>
  <w:num w:numId="18">
    <w:abstractNumId w:val="16"/>
  </w:num>
  <w:num w:numId="19">
    <w:abstractNumId w:val="20"/>
  </w:num>
  <w:num w:numId="20">
    <w:abstractNumId w:val="4"/>
  </w:num>
  <w:num w:numId="21">
    <w:abstractNumId w:val="9"/>
  </w:num>
  <w:num w:numId="22">
    <w:abstractNumId w:val="0"/>
  </w:num>
  <w:num w:numId="23">
    <w:abstractNumId w:val="26"/>
  </w:num>
  <w:num w:numId="24">
    <w:abstractNumId w:val="15"/>
  </w:num>
  <w:num w:numId="25">
    <w:abstractNumId w:val="23"/>
  </w:num>
  <w:num w:numId="26">
    <w:abstractNumId w:val="18"/>
  </w:num>
  <w:num w:numId="27">
    <w:abstractNumId w:val="25"/>
  </w:num>
  <w:num w:numId="28">
    <w:abstractNumId w:val="10"/>
  </w:num>
  <w:num w:numId="29">
    <w:abstractNumId w:val="7"/>
  </w:num>
  <w:num w:numId="30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harlott Rubach">
    <w15:presenceInfo w15:providerId="AD" w15:userId="S-1-5-21-2116142-1069577055-288910612-1950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25B4"/>
    <w:rsid w:val="002A56A8"/>
    <w:rsid w:val="0032330A"/>
    <w:rsid w:val="003361B6"/>
    <w:rsid w:val="004674F4"/>
    <w:rsid w:val="005C4F1A"/>
    <w:rsid w:val="00B225B4"/>
    <w:rsid w:val="00BE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E372"/>
  <w15:docId w15:val="{EA196E53-DEAE-437D-AEE4-E41BD649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="Noto Serif CJK SC" w:hAnsi="Noto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8A303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8A303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8A303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odyTextChar">
    <w:name w:val="Body Text Char"/>
    <w:basedOn w:val="Absatz-Standardschriftart"/>
    <w:qFormat/>
  </w:style>
  <w:style w:type="character" w:customStyle="1" w:styleId="VerbatimChar">
    <w:name w:val="Verbatim Char"/>
    <w:basedOn w:val="BodyTextChar"/>
    <w:link w:val="SourceCode"/>
    <w:qFormat/>
    <w:rPr>
      <w:rFonts w:ascii="Consolas" w:hAnsi="Consolas"/>
      <w:sz w:val="2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Noto Sans" w:eastAsia="Noto Sans CJK SC" w:hAnsi="Noto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SourceCode">
    <w:name w:val="Source Code"/>
    <w:basedOn w:val="Standard"/>
    <w:link w:val="VerbatimChar"/>
    <w:qFormat/>
  </w:style>
  <w:style w:type="character" w:styleId="Kommentarzeichen">
    <w:name w:val="annotation reference"/>
    <w:basedOn w:val="Absatz-Standardschriftart"/>
    <w:uiPriority w:val="99"/>
    <w:semiHidden/>
    <w:unhideWhenUsed/>
    <w:rsid w:val="004674F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674F4"/>
    <w:rPr>
      <w:rFonts w:cs="Mangal"/>
      <w:sz w:val="20"/>
      <w:szCs w:val="18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674F4"/>
    <w:rPr>
      <w:rFonts w:cs="Mangal"/>
      <w:sz w:val="20"/>
      <w:szCs w:val="18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674F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674F4"/>
    <w:rPr>
      <w:rFonts w:cs="Mangal"/>
      <w:b/>
      <w:bCs/>
      <w:sz w:val="20"/>
      <w:szCs w:val="18"/>
    </w:rPr>
  </w:style>
  <w:style w:type="table" w:styleId="Tabellenraster">
    <w:name w:val="Table Grid"/>
    <w:basedOn w:val="NormaleTabelle"/>
    <w:uiPriority w:val="39"/>
    <w:rsid w:val="00336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1317</Words>
  <Characters>7511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 Rubach</dc:creator>
  <dc:description/>
  <cp:lastModifiedBy>Charlott Rubach</cp:lastModifiedBy>
  <cp:revision>3</cp:revision>
  <dcterms:created xsi:type="dcterms:W3CDTF">2026-02-04T12:48:00Z</dcterms:created>
  <dcterms:modified xsi:type="dcterms:W3CDTF">2026-02-04T12:54:00Z</dcterms:modified>
  <dc:language>en-US</dc:language>
</cp:coreProperties>
</file>