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lang w:val="de-DE"/>
        </w:rPr>
      </w:pPr>
      <w:r>
        <w:rPr>
          <w:lang w:val="de-DE"/>
        </w:rPr>
        <w:t>Überblick des Experiments 1 – Ausführung durch Malte Grube</w:t>
      </w:r>
    </w:p>
    <w:p>
      <w:pPr>
        <w:pStyle w:val="FirstParagraph"/>
        <w:rPr>
          <w:sz w:val="22"/>
          <w:szCs w:val="22"/>
          <w:lang w:val="de-DE"/>
        </w:rPr>
      </w:pPr>
      <w:r>
        <w:rPr>
          <w:sz w:val="22"/>
          <w:szCs w:val="22"/>
          <w:lang w:val="de-DE"/>
        </w:rPr>
        <w:t>Dieses Experiment testet die Qualität von automatisiert-generierten Fragen durch vier Large Language Models (LLMs) und deren Fähigkeit, sich an gegebene Quellinhalte zu halten. Dabei wurde ein einheitliches Promptdesign pro Fragetyp (Multiple-Choice, Open-Ended) verwendet, mit dem die Modelle Fragen zum ISO-OSI-Modell generieren sollten. Details zum Prompt werden aufgrund des Blindtests nicht gegeben.</w:t>
      </w:r>
    </w:p>
    <w:p>
      <w:pPr>
        <w:pStyle w:val="Heading2"/>
        <w:rPr>
          <w:lang w:val="de-DE"/>
        </w:rPr>
      </w:pPr>
      <w:r>
        <w:rPr>
          <w:lang w:val="de-DE"/>
        </w:rPr>
        <w:t>Experimentaufbau</w:t>
      </w:r>
    </w:p>
    <w:p>
      <w:pPr>
        <w:pStyle w:val="FirstParagraph"/>
        <w:rPr>
          <w:sz w:val="22"/>
          <w:szCs w:val="22"/>
          <w:lang w:val="de-DE"/>
        </w:rPr>
      </w:pPr>
      <w:r>
        <w:rPr>
          <w:b/>
          <w:bCs/>
          <w:sz w:val="22"/>
          <w:szCs w:val="22"/>
          <w:lang w:val="de-DE"/>
        </w:rPr>
        <w:t>Eingabequelle:</w:t>
      </w:r>
      <w:r>
        <w:rPr>
          <w:sz w:val="22"/>
          <w:szCs w:val="22"/>
          <w:lang w:val="de-DE"/>
        </w:rPr>
        <w:t xml:space="preserve"> Extrahierte Textauszüge aus Prof. Caps Vorlesungs-PDF “Referenzarchitekturen” zum ISO-OSI-Modell</w:t>
      </w:r>
    </w:p>
    <w:p>
      <w:pPr>
        <w:pStyle w:val="BodyText"/>
        <w:rPr>
          <w:sz w:val="22"/>
          <w:szCs w:val="22"/>
        </w:rPr>
      </w:pPr>
      <w:r>
        <w:rPr>
          <w:b/>
          <w:bCs/>
          <w:sz w:val="22"/>
          <w:szCs w:val="22"/>
        </w:rPr>
        <w:t>Material-Aufbereitung:</w:t>
      </w:r>
    </w:p>
    <w:p>
      <w:pPr>
        <w:pStyle w:val="Compact"/>
        <w:numPr>
          <w:ilvl w:val="0"/>
          <w:numId w:val="1"/>
        </w:numPr>
        <w:rPr>
          <w:sz w:val="22"/>
          <w:szCs w:val="22"/>
          <w:lang w:val="de-DE"/>
        </w:rPr>
      </w:pPr>
      <w:r>
        <w:rPr>
          <w:sz w:val="22"/>
          <w:szCs w:val="22"/>
          <w:lang w:val="de-DE"/>
        </w:rPr>
        <w:t>Aufteilung in 7 einzelne TXT-Files (Layer 1-7)</w:t>
      </w:r>
    </w:p>
    <w:p>
      <w:pPr>
        <w:pStyle w:val="Compact"/>
        <w:numPr>
          <w:ilvl w:val="0"/>
          <w:numId w:val="1"/>
        </w:numPr>
        <w:rPr>
          <w:sz w:val="22"/>
          <w:szCs w:val="22"/>
          <w:lang w:val="de-DE"/>
        </w:rPr>
      </w:pPr>
      <w:r>
        <w:rPr>
          <w:sz w:val="22"/>
          <w:szCs w:val="22"/>
          <w:lang w:val="de-DE"/>
        </w:rPr>
        <w:t>Bei Fragengenerierung wurde zum schnellen Nachvollziehen nachträglich der jeweilige Layer-Text in das Frage-File geschrieben</w:t>
      </w:r>
    </w:p>
    <w:p>
      <w:pPr>
        <w:pStyle w:val="FirstParagraph"/>
        <w:rPr>
          <w:sz w:val="22"/>
          <w:szCs w:val="22"/>
          <w:lang w:val="de-DE"/>
        </w:rPr>
      </w:pPr>
      <w:r>
        <w:rPr>
          <w:b/>
          <w:bCs/>
          <w:sz w:val="22"/>
          <w:szCs w:val="22"/>
          <w:lang w:val="de-DE"/>
        </w:rPr>
        <w:t>Generierte Fragen:</w:t>
      </w:r>
    </w:p>
    <w:p>
      <w:pPr>
        <w:pStyle w:val="BodyText"/>
        <w:rPr>
          <w:sz w:val="22"/>
          <w:szCs w:val="22"/>
          <w:lang w:val="de-DE"/>
        </w:rPr>
      </w:pPr>
      <w:r>
        <w:rPr>
          <w:sz w:val="22"/>
          <w:szCs w:val="22"/>
          <w:lang w:val="de-DE"/>
        </w:rPr>
        <w:t xml:space="preserve">Vorabinformation: Zur Steuerung der kognitiven Anforderung wurden in die Prompts für alle 4 LLMs bei jedem Lauf ein gemeinsames, randomisiertes Bloom-Level integriert, siehe </w:t>
      </w:r>
      <w:r>
        <w:rPr>
          <w:b/>
          <w:bCs/>
          <w:sz w:val="22"/>
          <w:szCs w:val="22"/>
          <w:lang w:val="de-DE"/>
        </w:rPr>
        <w:t>Bloom’s revised Taxonomy</w:t>
      </w:r>
      <w:r>
        <w:rPr>
          <w:sz w:val="22"/>
          <w:szCs w:val="22"/>
          <w:lang w:val="de-DE"/>
        </w:rPr>
        <w:t xml:space="preserve"> mit 6 Stufen.</w:t>
      </w:r>
    </w:p>
    <w:p>
      <w:pPr>
        <w:pStyle w:val="BodyText"/>
        <w:rPr>
          <w:sz w:val="22"/>
          <w:szCs w:val="22"/>
          <w:lang w:val="de-DE"/>
        </w:rPr>
      </w:pPr>
      <w:r>
        <w:rPr>
          <w:sz w:val="22"/>
          <w:szCs w:val="22"/>
          <w:lang w:val="de-DE"/>
        </w:rPr>
        <w:t xml:space="preserve">Zudem hat jede Frage ein bestimmtes Lernziel, basierend auf dem jeweiligen OSI-Layer (1/7), zu erfüllen. Das Einhalten dessen soll mit der </w:t>
      </w:r>
      <w:r>
        <w:rPr>
          <w:b/>
          <w:bCs/>
          <w:sz w:val="22"/>
          <w:szCs w:val="22"/>
          <w:lang w:val="de-DE"/>
        </w:rPr>
        <w:t>Wertigkeit</w:t>
      </w:r>
      <w:r>
        <w:rPr>
          <w:sz w:val="22"/>
          <w:szCs w:val="22"/>
          <w:lang w:val="de-DE"/>
        </w:rPr>
        <w:t>-Kategorie in der Rubrik bewertet werden.</w:t>
      </w:r>
    </w:p>
    <w:p>
      <w:pPr>
        <w:pStyle w:val="Compact"/>
        <w:numPr>
          <w:ilvl w:val="0"/>
          <w:numId w:val="1"/>
        </w:numPr>
        <w:rPr>
          <w:sz w:val="22"/>
          <w:szCs w:val="22"/>
        </w:rPr>
      </w:pPr>
      <w:r>
        <w:rPr>
          <w:sz w:val="22"/>
          <w:szCs w:val="22"/>
        </w:rPr>
        <w:t>4 LLMs × 7 Layer × 2 Fragetypen = 56 Fragen gesamt</w:t>
      </w:r>
    </w:p>
    <w:p>
      <w:pPr>
        <w:pStyle w:val="Compact"/>
        <w:numPr>
          <w:ilvl w:val="0"/>
          <w:numId w:val="1"/>
        </w:numPr>
        <w:rPr>
          <w:sz w:val="22"/>
          <w:szCs w:val="22"/>
        </w:rPr>
      </w:pPr>
      <w:r>
        <w:rPr>
          <w:sz w:val="22"/>
          <w:szCs w:val="22"/>
        </w:rPr>
        <w:t>Pro LLM: 7 Multiple-Choice + 7 Open-Ended Fragen</w:t>
      </w:r>
    </w:p>
    <w:p>
      <w:pPr>
        <w:pStyle w:val="Compact"/>
        <w:numPr>
          <w:ilvl w:val="0"/>
          <w:numId w:val="1"/>
        </w:numPr>
        <w:rPr>
          <w:sz w:val="22"/>
          <w:szCs w:val="22"/>
        </w:rPr>
      </w:pPr>
      <w:r>
        <w:rPr>
          <w:sz w:val="22"/>
          <w:szCs w:val="22"/>
        </w:rPr>
        <w:t>Random Bloom-Level pro Frage (Bloom 1-6 für Open-Ended, Bloom 1-3 für MCQ)</w:t>
      </w:r>
    </w:p>
    <w:p>
      <w:pPr>
        <w:pStyle w:val="Compact"/>
        <w:numPr>
          <w:ilvl w:val="0"/>
          <w:numId w:val="1"/>
        </w:numPr>
        <w:rPr>
          <w:sz w:val="22"/>
          <w:szCs w:val="22"/>
          <w:lang w:val="de-DE"/>
        </w:rPr>
      </w:pPr>
      <w:bookmarkStart w:id="0" w:name="experimentaufbau"/>
      <w:r>
        <w:rPr>
          <w:sz w:val="22"/>
          <w:szCs w:val="22"/>
          <w:lang w:val="de-DE"/>
        </w:rPr>
        <w:t>Sample für Bewertung: 24 Fragen (6 pro LLM: 3 MCQ + 3 Open-Ended)</w:t>
      </w:r>
      <w:bookmarkEnd w:id="0"/>
    </w:p>
    <w:p>
      <w:pPr>
        <w:pStyle w:val="Heading2"/>
        <w:rPr>
          <w:lang w:val="de-DE"/>
        </w:rPr>
      </w:pPr>
      <w:r>
        <w:rPr>
          <w:lang w:val="de-DE"/>
        </w:rPr>
        <w:t>Anleitung für Experten</w:t>
      </w:r>
    </w:p>
    <w:p>
      <w:pPr>
        <w:pStyle w:val="Heading3"/>
        <w:rPr>
          <w:lang w:val="de-DE"/>
        </w:rPr>
      </w:pPr>
      <w:bookmarkStart w:id="1" w:name="schritt-1-bewertungskriterien-verstehen"/>
      <w:r>
        <w:rPr>
          <w:lang w:val="de-DE"/>
        </w:rPr>
        <w:t>Schritt 1: Bewertungskriterien verstehen</w:t>
      </w:r>
    </w:p>
    <w:p>
      <w:pPr>
        <w:pStyle w:val="FirstParagraph"/>
        <w:rPr>
          <w:lang w:val="de-DE"/>
        </w:rPr>
      </w:pPr>
      <w:r>
        <w:rPr>
          <w:sz w:val="22"/>
          <w:szCs w:val="22"/>
          <w:lang w:val="de-DE"/>
        </w:rPr>
        <w:t xml:space="preserve">Lesen Sie die Rubrik </w:t>
      </w:r>
      <w:r>
        <w:rPr>
          <w:rStyle w:val="VerbatimChar"/>
          <w:szCs w:val="22"/>
          <w:lang w:val="de-DE"/>
        </w:rPr>
        <w:t>exp1_rubric.md</w:t>
      </w:r>
      <w:r>
        <w:rPr>
          <w:sz w:val="22"/>
          <w:szCs w:val="22"/>
          <w:lang w:val="de-DE"/>
        </w:rPr>
        <w:t>, die folgende Kategorien umfasst (jeweils 1-5 Punkte):</w:t>
      </w:r>
    </w:p>
    <w:p>
      <w:pPr>
        <w:pStyle w:val="BodyText"/>
        <w:rPr>
          <w:sz w:val="22"/>
          <w:szCs w:val="22"/>
          <w:lang w:val="de-DE"/>
        </w:rPr>
      </w:pPr>
      <w:r>
        <w:rPr>
          <w:sz w:val="22"/>
          <w:szCs w:val="22"/>
          <w:lang w:val="de-DE"/>
        </w:rPr>
      </w:r>
    </w:p>
    <w:p>
      <w:pPr>
        <w:pStyle w:val="Compact"/>
        <w:numPr>
          <w:ilvl w:val="0"/>
          <w:numId w:val="1"/>
        </w:numPr>
        <w:rPr>
          <w:sz w:val="22"/>
          <w:szCs w:val="22"/>
          <w:lang w:val="de-DE"/>
        </w:rPr>
      </w:pPr>
      <w:r>
        <w:rPr>
          <w:b/>
          <w:bCs/>
          <w:sz w:val="22"/>
          <w:szCs w:val="22"/>
          <w:lang w:val="de-DE"/>
        </w:rPr>
        <w:t>Relevanz:</w:t>
      </w:r>
      <w:r>
        <w:rPr>
          <w:sz w:val="22"/>
          <w:szCs w:val="22"/>
          <w:lang w:val="de-DE"/>
        </w:rPr>
        <w:t xml:space="preserve"> Bezug zum Thema des Textinhalts</w:t>
      </w:r>
    </w:p>
    <w:p>
      <w:pPr>
        <w:pStyle w:val="Compact"/>
        <w:numPr>
          <w:ilvl w:val="0"/>
          <w:numId w:val="1"/>
        </w:numPr>
        <w:rPr>
          <w:sz w:val="22"/>
          <w:szCs w:val="22"/>
        </w:rPr>
      </w:pPr>
      <w:r>
        <w:rPr>
          <w:b/>
          <w:bCs/>
          <w:sz w:val="22"/>
          <w:szCs w:val="22"/>
        </w:rPr>
        <w:t>Klarheit:</w:t>
      </w:r>
      <w:r>
        <w:rPr>
          <w:sz w:val="22"/>
          <w:szCs w:val="22"/>
        </w:rPr>
        <w:t xml:space="preserve"> Eindeutigkeit der Formulierung</w:t>
      </w:r>
    </w:p>
    <w:p>
      <w:pPr>
        <w:pStyle w:val="Compact"/>
        <w:numPr>
          <w:ilvl w:val="0"/>
          <w:numId w:val="1"/>
        </w:numPr>
        <w:rPr>
          <w:sz w:val="22"/>
          <w:szCs w:val="22"/>
          <w:lang w:val="de-DE"/>
        </w:rPr>
      </w:pPr>
      <w:r>
        <w:rPr>
          <w:b/>
          <w:bCs/>
          <w:sz w:val="22"/>
          <w:szCs w:val="22"/>
          <w:lang w:val="de-DE"/>
        </w:rPr>
        <w:t>Beantwortbarkeit:</w:t>
      </w:r>
      <w:r>
        <w:rPr>
          <w:sz w:val="22"/>
          <w:szCs w:val="22"/>
          <w:lang w:val="de-DE"/>
        </w:rPr>
        <w:t xml:space="preserve"> Verfügbarkeit der Informationen im Text</w:t>
      </w:r>
    </w:p>
    <w:p>
      <w:pPr>
        <w:pStyle w:val="Compact"/>
        <w:numPr>
          <w:ilvl w:val="0"/>
          <w:numId w:val="1"/>
        </w:numPr>
        <w:rPr>
          <w:sz w:val="22"/>
          <w:szCs w:val="22"/>
        </w:rPr>
      </w:pPr>
      <w:r>
        <w:rPr>
          <w:b/>
          <w:bCs/>
          <w:sz w:val="22"/>
          <w:szCs w:val="22"/>
        </w:rPr>
        <w:t>Herausforderung:</w:t>
      </w:r>
      <w:r>
        <w:rPr>
          <w:sz w:val="22"/>
          <w:szCs w:val="22"/>
        </w:rPr>
        <w:t xml:space="preserve"> Anspruchsniveau der Frage</w:t>
      </w:r>
    </w:p>
    <w:p>
      <w:pPr>
        <w:pStyle w:val="Compact"/>
        <w:numPr>
          <w:ilvl w:val="0"/>
          <w:numId w:val="1"/>
        </w:numPr>
        <w:rPr>
          <w:sz w:val="22"/>
          <w:szCs w:val="22"/>
        </w:rPr>
      </w:pPr>
      <w:r>
        <w:rPr>
          <w:b/>
          <w:bCs/>
          <w:sz w:val="22"/>
          <w:szCs w:val="22"/>
        </w:rPr>
        <w:t>Wertigkeit:</w:t>
      </w:r>
      <w:r>
        <w:rPr>
          <w:sz w:val="22"/>
          <w:szCs w:val="22"/>
        </w:rPr>
        <w:t xml:space="preserve"> Bedeutung für vorgegebenes Lernziel</w:t>
      </w:r>
    </w:p>
    <w:p>
      <w:pPr>
        <w:pStyle w:val="Compact"/>
        <w:numPr>
          <w:ilvl w:val="0"/>
          <w:numId w:val="1"/>
        </w:numPr>
        <w:rPr>
          <w:sz w:val="22"/>
          <w:szCs w:val="22"/>
        </w:rPr>
      </w:pPr>
      <w:r>
        <w:rPr>
          <w:b/>
          <w:bCs/>
          <w:sz w:val="22"/>
          <w:szCs w:val="22"/>
        </w:rPr>
        <w:t>Sprachqualität:</w:t>
      </w:r>
      <w:r>
        <w:rPr>
          <w:sz w:val="22"/>
          <w:szCs w:val="22"/>
        </w:rPr>
        <w:t xml:space="preserve"> Verständlichkeit und Angemessenheit</w:t>
      </w:r>
    </w:p>
    <w:p>
      <w:pPr>
        <w:pStyle w:val="Compact"/>
        <w:numPr>
          <w:ilvl w:val="0"/>
          <w:numId w:val="1"/>
        </w:numPr>
        <w:rPr>
          <w:sz w:val="22"/>
          <w:szCs w:val="22"/>
          <w:lang w:val="de-DE"/>
        </w:rPr>
      </w:pPr>
      <w:r>
        <w:rPr>
          <w:b/>
          <w:bCs/>
          <w:sz w:val="22"/>
          <w:szCs w:val="22"/>
          <w:lang w:val="de-DE"/>
        </w:rPr>
        <w:t>Korrektheit:</w:t>
      </w:r>
      <w:r>
        <w:rPr>
          <w:sz w:val="22"/>
          <w:szCs w:val="22"/>
          <w:lang w:val="de-DE"/>
        </w:rPr>
        <w:t xml:space="preserve"> Fachliche Richtigkeit bezogen auf den Text, gemessen als Inhaltstreue zur Quelle</w:t>
      </w:r>
      <w:bookmarkEnd w:id="1"/>
    </w:p>
    <w:p>
      <w:pPr>
        <w:pStyle w:val="Heading3"/>
        <w:rPr>
          <w:lang w:val="de-DE"/>
        </w:rPr>
      </w:pPr>
      <w:bookmarkStart w:id="2" w:name="schritt-2-csv-struktur-verstehen"/>
      <w:r>
        <w:rPr>
          <w:lang w:val="de-DE"/>
        </w:rPr>
        <w:t>Schritt 2: CSV-Struktur verstehen</w:t>
      </w:r>
    </w:p>
    <w:p>
      <w:pPr>
        <w:pStyle w:val="FirstParagraph"/>
        <w:rPr>
          <w:lang w:val="de-DE"/>
        </w:rPr>
      </w:pPr>
      <w:r>
        <w:rPr>
          <w:sz w:val="22"/>
          <w:szCs w:val="22"/>
          <w:lang w:val="de-DE"/>
        </w:rPr>
        <w:t xml:space="preserve">Die Datei </w:t>
      </w:r>
      <w:r>
        <w:rPr>
          <w:rStyle w:val="VerbatimChar"/>
          <w:szCs w:val="22"/>
          <w:lang w:val="de-DE"/>
        </w:rPr>
        <w:t>exp1.csv</w:t>
      </w:r>
      <w:r>
        <w:rPr>
          <w:sz w:val="22"/>
          <w:szCs w:val="22"/>
          <w:lang w:val="de-DE"/>
        </w:rPr>
        <w:t xml:space="preserve"> enthält:</w:t>
      </w:r>
    </w:p>
    <w:p>
      <w:pPr>
        <w:pStyle w:val="Compact"/>
        <w:numPr>
          <w:ilvl w:val="0"/>
          <w:numId w:val="1"/>
        </w:numPr>
        <w:rPr>
          <w:lang w:val="de-DE"/>
        </w:rPr>
      </w:pPr>
      <w:r>
        <w:rPr>
          <w:rStyle w:val="VerbatimChar"/>
          <w:szCs w:val="22"/>
          <w:lang w:val="de-DE"/>
        </w:rPr>
        <w:t>sample_id</w:t>
      </w:r>
      <w:r>
        <w:rPr>
          <w:sz w:val="22"/>
          <w:szCs w:val="22"/>
          <w:lang w:val="de-DE"/>
        </w:rPr>
        <w:t>: Eindeutige ID (001-024) für Zuordnung zur Fragendatei</w:t>
      </w:r>
    </w:p>
    <w:p>
      <w:pPr>
        <w:pStyle w:val="Compact"/>
        <w:numPr>
          <w:ilvl w:val="0"/>
          <w:numId w:val="1"/>
        </w:numPr>
        <w:rPr>
          <w:lang w:val="de-DE"/>
        </w:rPr>
      </w:pPr>
      <w:r>
        <w:rPr>
          <w:rStyle w:val="VerbatimChar"/>
          <w:szCs w:val="22"/>
          <w:lang w:val="de-DE"/>
        </w:rPr>
        <w:t>layer</w:t>
      </w:r>
      <w:r>
        <w:rPr>
          <w:sz w:val="22"/>
          <w:szCs w:val="22"/>
          <w:lang w:val="de-DE"/>
        </w:rPr>
        <w:t>: OSI-Layer (1-7), aus dem die Frage generiert wurde</w:t>
      </w:r>
    </w:p>
    <w:p>
      <w:pPr>
        <w:pStyle w:val="Compact"/>
        <w:numPr>
          <w:ilvl w:val="0"/>
          <w:numId w:val="1"/>
        </w:numPr>
        <w:rPr/>
      </w:pPr>
      <w:r>
        <w:rPr>
          <w:rStyle w:val="VerbatimChar"/>
          <w:szCs w:val="22"/>
        </w:rPr>
        <w:t>question_type</w:t>
      </w:r>
      <w:r>
        <w:rPr>
          <w:sz w:val="22"/>
          <w:szCs w:val="22"/>
        </w:rPr>
        <w:t xml:space="preserve">: </w:t>
      </w:r>
      <w:r>
        <w:rPr>
          <w:rStyle w:val="VerbatimChar"/>
          <w:szCs w:val="22"/>
        </w:rPr>
        <w:t>mcq</w:t>
      </w:r>
      <w:r>
        <w:rPr>
          <w:sz w:val="22"/>
          <w:szCs w:val="22"/>
        </w:rPr>
        <w:t xml:space="preserve"> oder </w:t>
      </w:r>
      <w:r>
        <w:rPr>
          <w:rStyle w:val="VerbatimChar"/>
          <w:szCs w:val="22"/>
        </w:rPr>
        <w:t>open_ended</w:t>
      </w:r>
    </w:p>
    <w:p>
      <w:pPr>
        <w:pStyle w:val="Compact"/>
        <w:numPr>
          <w:ilvl w:val="0"/>
          <w:numId w:val="1"/>
        </w:numPr>
        <w:rPr>
          <w:sz w:val="22"/>
          <w:szCs w:val="22"/>
          <w:lang w:val="de-DE"/>
        </w:rPr>
      </w:pPr>
      <w:r>
        <w:rPr>
          <w:sz w:val="22"/>
          <w:szCs w:val="22"/>
          <w:lang w:val="de-DE"/>
        </w:rPr>
        <w:t>Die 7 Bewertungsspalten aus Schritt 1 (1-5 Punkte)</w:t>
      </w:r>
    </w:p>
    <w:p>
      <w:pPr>
        <w:pStyle w:val="Compact"/>
        <w:numPr>
          <w:ilvl w:val="0"/>
          <w:numId w:val="1"/>
        </w:numPr>
        <w:rPr/>
      </w:pPr>
      <w:r>
        <w:rPr>
          <w:rStyle w:val="VerbatimChar"/>
          <w:szCs w:val="22"/>
        </w:rPr>
        <w:t>answer_problems</w:t>
      </w:r>
      <w:r>
        <w:rPr>
          <w:sz w:val="22"/>
          <w:szCs w:val="22"/>
        </w:rPr>
        <w:t>: Für problematische Antworten</w:t>
      </w:r>
    </w:p>
    <w:p>
      <w:pPr>
        <w:pStyle w:val="Compact"/>
        <w:numPr>
          <w:ilvl w:val="0"/>
          <w:numId w:val="1"/>
        </w:numPr>
        <w:rPr/>
      </w:pPr>
      <w:r>
        <w:rPr>
          <w:rStyle w:val="VerbatimChar"/>
          <w:szCs w:val="22"/>
        </w:rPr>
        <w:t>comments</w:t>
      </w:r>
      <w:r>
        <w:rPr>
          <w:sz w:val="22"/>
          <w:szCs w:val="22"/>
        </w:rPr>
        <w:t>: Für zusätzliche Anmerkungen</w:t>
      </w:r>
      <w:bookmarkEnd w:id="2"/>
    </w:p>
    <w:p>
      <w:pPr>
        <w:pStyle w:val="Heading3"/>
        <w:rPr/>
      </w:pPr>
      <w:r>
        <w:rPr/>
        <w:t>Schritt 3: Bewertung durchführen</w:t>
      </w:r>
    </w:p>
    <w:p>
      <w:pPr>
        <w:pStyle w:val="Compact"/>
        <w:numPr>
          <w:ilvl w:val="0"/>
          <w:numId w:val="13"/>
        </w:numPr>
        <w:rPr/>
      </w:pPr>
      <w:r>
        <w:rPr>
          <w:sz w:val="22"/>
          <w:szCs w:val="22"/>
        </w:rPr>
        <w:t xml:space="preserve">Öffnen Sie </w:t>
      </w:r>
      <w:r>
        <w:rPr>
          <w:rStyle w:val="VerbatimChar"/>
          <w:szCs w:val="22"/>
        </w:rPr>
        <w:t>exp1.csv</w:t>
      </w:r>
    </w:p>
    <w:p>
      <w:pPr>
        <w:pStyle w:val="Compact"/>
        <w:numPr>
          <w:ilvl w:val="0"/>
          <w:numId w:val="3"/>
        </w:numPr>
        <w:rPr>
          <w:sz w:val="22"/>
          <w:szCs w:val="22"/>
        </w:rPr>
      </w:pPr>
      <w:r>
        <w:rPr>
          <w:sz w:val="22"/>
          <w:szCs w:val="22"/>
        </w:rPr>
        <w:t>Für jede Zeile:</w:t>
      </w:r>
    </w:p>
    <w:p>
      <w:pPr>
        <w:pStyle w:val="Compact"/>
        <w:numPr>
          <w:ilvl w:val="1"/>
          <w:numId w:val="1"/>
        </w:numPr>
        <w:rPr>
          <w:sz w:val="22"/>
          <w:szCs w:val="22"/>
          <w:lang w:val="de-DE"/>
        </w:rPr>
      </w:pPr>
      <w:r>
        <w:rPr>
          <w:sz w:val="22"/>
          <w:szCs w:val="22"/>
          <w:lang w:val="de-DE"/>
        </w:rPr>
        <w:t>Öffnen Sie die entsprechende Fragendatei und lesen Sie die Frage sorgfältig</w:t>
      </w:r>
    </w:p>
    <w:p>
      <w:pPr>
        <w:pStyle w:val="Compact"/>
        <w:numPr>
          <w:ilvl w:val="1"/>
          <w:numId w:val="1"/>
        </w:numPr>
        <w:rPr>
          <w:sz w:val="22"/>
          <w:szCs w:val="22"/>
          <w:lang w:val="de-DE"/>
        </w:rPr>
      </w:pPr>
      <w:r>
        <w:rPr>
          <w:sz w:val="22"/>
          <w:szCs w:val="22"/>
          <w:lang w:val="de-DE"/>
        </w:rPr>
        <w:t>Prüfen Sie den Quelltext, welcher direkt unter der Frage angegeben ist</w:t>
      </w:r>
    </w:p>
    <w:p>
      <w:pPr>
        <w:pStyle w:val="Compact"/>
        <w:numPr>
          <w:ilvl w:val="1"/>
          <w:numId w:val="1"/>
        </w:numPr>
        <w:rPr>
          <w:sz w:val="22"/>
          <w:szCs w:val="22"/>
          <w:lang w:val="de-DE"/>
        </w:rPr>
      </w:pPr>
      <w:r>
        <w:rPr>
          <w:sz w:val="22"/>
          <w:szCs w:val="22"/>
          <w:lang w:val="de-DE"/>
        </w:rPr>
        <w:t>Bewerten Sie nach den 7 Kategorien der Rubrik (1-5 Punkte), und notieren Sie Ihre Bewertungen in die entsprechenden Spalten</w:t>
      </w:r>
    </w:p>
    <w:p>
      <w:pPr>
        <w:pStyle w:val="Compact"/>
        <w:numPr>
          <w:ilvl w:val="1"/>
          <w:numId w:val="1"/>
        </w:numPr>
        <w:rPr>
          <w:lang w:val="de-DE"/>
        </w:rPr>
      </w:pPr>
      <w:r>
        <w:rPr>
          <w:sz w:val="22"/>
          <w:szCs w:val="22"/>
          <w:lang w:val="de-DE"/>
        </w:rPr>
        <w:t xml:space="preserve">Notieren Sie gegebenenfalls problematische Antworten/Antwortoptionen in </w:t>
      </w:r>
      <w:r>
        <w:rPr>
          <w:rStyle w:val="VerbatimChar"/>
          <w:szCs w:val="22"/>
          <w:lang w:val="de-DE"/>
        </w:rPr>
        <w:t>answer_problems</w:t>
      </w:r>
    </w:p>
    <w:p>
      <w:pPr>
        <w:pStyle w:val="Compact"/>
        <w:numPr>
          <w:ilvl w:val="1"/>
          <w:numId w:val="1"/>
        </w:numPr>
        <w:rPr>
          <w:sz w:val="22"/>
          <w:szCs w:val="22"/>
        </w:rPr>
      </w:pPr>
      <w:r>
        <w:rPr>
          <w:sz w:val="22"/>
          <w:szCs w:val="22"/>
        </w:rPr>
        <w:t>Ergänzen Sie bei Bedarf Kommentare</w:t>
      </w:r>
    </w:p>
    <w:p>
      <w:pPr>
        <w:pStyle w:val="FirstParagraph"/>
        <w:rPr/>
      </w:pPr>
      <w:r>
        <w:rPr>
          <w:b/>
          <w:bCs/>
        </w:rPr>
        <w:t>Bewertungsfokus:</w:t>
      </w:r>
    </w:p>
    <w:p>
      <w:pPr>
        <w:pStyle w:val="Compact"/>
        <w:numPr>
          <w:ilvl w:val="0"/>
          <w:numId w:val="1"/>
        </w:numPr>
        <w:rPr>
          <w:sz w:val="22"/>
          <w:szCs w:val="22"/>
          <w:lang w:val="de-DE"/>
        </w:rPr>
      </w:pPr>
      <w:r>
        <w:rPr>
          <w:sz w:val="22"/>
          <w:szCs w:val="22"/>
          <w:lang w:val="de-DE"/>
        </w:rPr>
        <w:t>Ist die Frage fachlich korrekt bezogen auf den Layer-Text?</w:t>
      </w:r>
    </w:p>
    <w:p>
      <w:pPr>
        <w:pStyle w:val="Compact"/>
        <w:numPr>
          <w:ilvl w:val="0"/>
          <w:numId w:val="1"/>
        </w:numPr>
        <w:rPr>
          <w:sz w:val="22"/>
          <w:szCs w:val="22"/>
          <w:lang w:val="de-DE"/>
        </w:rPr>
      </w:pPr>
      <w:bookmarkStart w:id="3" w:name="schritt-3-bewertung-durchführen"/>
      <w:bookmarkStart w:id="4" w:name="anleitung-für-experten"/>
      <w:r>
        <w:rPr>
          <w:sz w:val="22"/>
          <w:szCs w:val="22"/>
          <w:lang w:val="de-DE"/>
        </w:rPr>
        <w:t>Sind alle im Text enthaltenen Informationen richtig wiedergegeben?</w:t>
      </w:r>
      <w:bookmarkEnd w:id="3"/>
      <w:bookmarkEnd w:id="4"/>
    </w:p>
    <w:p>
      <w:pPr>
        <w:pStyle w:val="Heading2"/>
        <w:rPr>
          <w:lang w:val="de-DE"/>
        </w:rPr>
      </w:pPr>
      <w:r>
        <w:rPr>
          <w:lang w:val="de-DE"/>
        </w:rPr>
        <w:t>Dankbarkeit</w:t>
      </w:r>
    </w:p>
    <w:p>
      <w:pPr>
        <w:pStyle w:val="FirstParagraph"/>
        <w:rPr>
          <w:sz w:val="22"/>
          <w:szCs w:val="22"/>
          <w:lang w:val="de-DE"/>
        </w:rPr>
      </w:pPr>
      <w:bookmarkStart w:id="5" w:name="dankbarkeit"/>
      <w:bookmarkStart w:id="6" w:name="Xdef6236bb5f38117b519091ae3187e154a68fb8"/>
      <w:r>
        <w:rPr>
          <w:sz w:val="22"/>
          <w:szCs w:val="22"/>
          <w:lang w:val="de-DE"/>
        </w:rPr>
        <w:t>Vielen Dank für Ihre Unterstützung bei der Evaluation! Ihre Einschätzungen sind wertvoll für die Forschung.</w:t>
      </w:r>
      <w:bookmarkEnd w:id="5"/>
      <w:bookmarkEnd w:id="6"/>
    </w:p>
    <w:p>
      <w:pPr>
        <w:pStyle w:val="Heading1"/>
        <w:rPr>
          <w:lang w:val="de-DE"/>
        </w:rPr>
      </w:pPr>
      <w:r>
        <w:rPr>
          <w:lang w:val="de-DE"/>
        </w:rPr>
        <w:t>Bewertungsrubrik für LLM-generierte Fragen</w:t>
      </w:r>
    </w:p>
    <w:p>
      <w:pPr>
        <w:pStyle w:val="Heading2"/>
        <w:rPr>
          <w:lang w:val="de-DE"/>
        </w:rPr>
      </w:pPr>
      <w:r>
        <w:rPr>
          <w:lang w:val="de-DE"/>
        </w:rPr>
        <w:t>Relevanz/Relevance</w:t>
      </w:r>
    </w:p>
    <w:p>
      <w:pPr>
        <w:pStyle w:val="FirstParagraph"/>
        <w:rPr>
          <w:color w:val="FF0000"/>
          <w:sz w:val="22"/>
          <w:szCs w:val="22"/>
          <w:lang w:val="de-DE"/>
        </w:rPr>
      </w:pPr>
      <w:r>
        <w:rPr>
          <w:b/>
          <w:bCs/>
          <w:sz w:val="22"/>
          <w:szCs w:val="22"/>
          <w:lang w:val="de-DE"/>
        </w:rPr>
        <w:t>Fragestellung:</w:t>
      </w:r>
      <w:r>
        <w:rPr>
          <w:sz w:val="22"/>
          <w:szCs w:val="22"/>
          <w:lang w:val="de-DE"/>
        </w:rPr>
        <w:t xml:space="preserve"> Wie gut bezieht sich die Frage auf den Inhalt des bereitgestellten Textes? </w:t>
      </w:r>
    </w:p>
    <w:p>
      <w:pPr>
        <w:pStyle w:val="FirstParagraph"/>
        <w:rPr>
          <w:color w:themeColor="accent4" w:val="8E03A3"/>
          <w:sz w:val="16"/>
          <w:szCs w:val="16"/>
          <w:lang w:val="de-DE"/>
        </w:rPr>
      </w:pPr>
      <w:r>
        <w:rPr>
          <w:color w:themeColor="accent4" w:val="8E03A3"/>
          <w:sz w:val="16"/>
          <w:szCs w:val="16"/>
          <w:lang w:val="de-DE"/>
        </w:rPr>
        <w:t xml:space="preserve">Perspektive: Dozierende </w:t>
      </w:r>
    </w:p>
    <w:p>
      <w:pPr>
        <w:pStyle w:val="BodyText"/>
        <w:rPr>
          <w:color w:themeColor="accent4" w:val="8E03A3"/>
          <w:sz w:val="16"/>
          <w:szCs w:val="16"/>
          <w:lang w:val="de-DE"/>
        </w:rPr>
      </w:pPr>
      <w:r>
        <w:rPr>
          <w:color w:themeColor="accent4" w:val="8E03A3"/>
          <w:sz w:val="16"/>
          <w:szCs w:val="16"/>
          <w:lang w:val="de-DE"/>
        </w:rPr>
        <w:t>Kategorien: Inhaltsbezug (Fachkonzepte; Themen; Fachbegriffe); oberflächlich oder nebensächlich</w:t>
      </w:r>
    </w:p>
    <w:p>
      <w:pPr>
        <w:pStyle w:val="BodyText"/>
        <w:rPr>
          <w:color w:themeColor="accent4" w:val="8E03A3"/>
          <w:sz w:val="16"/>
          <w:szCs w:val="16"/>
          <w:lang w:val="de-DE"/>
        </w:rPr>
      </w:pPr>
      <w:r>
        <w:rPr>
          <w:color w:themeColor="accent4" w:val="8E03A3"/>
          <w:sz w:val="16"/>
          <w:szCs w:val="16"/>
          <w:lang w:val="de-DE"/>
        </w:rPr>
        <w:t xml:space="preserve">Bewerter:innen: Cap Team </w:t>
      </w:r>
    </w:p>
    <w:p>
      <w:pPr>
        <w:pStyle w:val="BodyText"/>
        <w:rPr>
          <w:color w:themeColor="accent4" w:val="8E03A3"/>
          <w:sz w:val="16"/>
          <w:szCs w:val="16"/>
          <w:lang w:val="de-DE"/>
        </w:rPr>
      </w:pPr>
      <w:r>
        <w:rPr>
          <w:color w:themeColor="accent4" w:val="8E03A3"/>
          <w:sz w:val="16"/>
          <w:szCs w:val="16"/>
          <w:lang w:val="de-DE"/>
        </w:rPr>
        <w:t xml:space="preserve">Hinweis: Hier geht es nicht darum, ob der Inhalt korrekt abgebildet wird </w:t>
      </w:r>
    </w:p>
    <w:p>
      <w:pPr>
        <w:pStyle w:val="Compact"/>
        <w:numPr>
          <w:ilvl w:val="0"/>
          <w:numId w:val="1"/>
        </w:numPr>
        <w:rPr>
          <w:sz w:val="22"/>
          <w:szCs w:val="22"/>
          <w:lang w:val="de-DE"/>
        </w:rPr>
      </w:pPr>
      <w:r>
        <w:rPr>
          <w:b/>
          <w:bCs/>
          <w:sz w:val="22"/>
          <w:szCs w:val="22"/>
          <w:lang w:val="de-DE"/>
        </w:rPr>
        <w:t>5 - Überaus relevant:</w:t>
      </w:r>
      <w:r>
        <w:rPr>
          <w:sz w:val="22"/>
          <w:szCs w:val="22"/>
          <w:lang w:val="de-DE"/>
        </w:rPr>
        <w:t xml:space="preserve"> Bezieht sich auf zentrale Themen und korrekte Fachbegriffe</w:t>
      </w:r>
    </w:p>
    <w:p>
      <w:pPr>
        <w:pStyle w:val="Compact"/>
        <w:numPr>
          <w:ilvl w:val="1"/>
          <w:numId w:val="1"/>
        </w:numPr>
        <w:rPr>
          <w:sz w:val="22"/>
          <w:szCs w:val="22"/>
          <w:lang w:val="de-DE"/>
        </w:rPr>
      </w:pPr>
      <w:r>
        <w:rPr>
          <w:sz w:val="22"/>
          <w:szCs w:val="22"/>
          <w:lang w:val="de-DE"/>
        </w:rPr>
        <w:t>Bsp.: “</w:t>
      </w:r>
      <w:r>
        <w:rPr>
          <w:color w:val="FF0000"/>
          <w:sz w:val="22"/>
          <w:szCs w:val="22"/>
          <w:lang w:val="de-DE"/>
        </w:rPr>
        <w:t xml:space="preserve">Welche Kernaufgaben erfüllt der Data Link Layer </w:t>
      </w:r>
      <w:r>
        <w:rPr>
          <w:color w:themeColor="accent4" w:val="8E03A3"/>
          <w:sz w:val="22"/>
          <w:szCs w:val="22"/>
          <w:lang w:val="de-DE"/>
        </w:rPr>
        <w:t xml:space="preserve">und </w:t>
      </w:r>
      <w:r>
        <w:rPr>
          <w:color w:val="FF0000"/>
          <w:sz w:val="22"/>
          <w:szCs w:val="22"/>
          <w:lang w:val="de-DE"/>
        </w:rPr>
        <w:t>worin unterscheiden sich diese hinsichtlich ihrer Zielsetzung?”</w:t>
      </w:r>
    </w:p>
    <w:p>
      <w:pPr>
        <w:pStyle w:val="Compact"/>
        <w:numPr>
          <w:ilvl w:val="0"/>
          <w:numId w:val="1"/>
        </w:numPr>
        <w:rPr>
          <w:sz w:val="22"/>
          <w:szCs w:val="22"/>
          <w:lang w:val="de-DE"/>
        </w:rPr>
      </w:pPr>
      <w:r>
        <w:rPr>
          <w:b/>
          <w:bCs/>
          <w:sz w:val="22"/>
          <w:szCs w:val="22"/>
          <w:lang w:val="de-DE"/>
        </w:rPr>
        <w:t>4 - Relevant:</w:t>
      </w:r>
      <w:r>
        <w:rPr>
          <w:sz w:val="22"/>
          <w:szCs w:val="22"/>
          <w:lang w:val="de-DE"/>
        </w:rPr>
        <w:t xml:space="preserve"> Bezieht sich auf wichtige Textinhalte</w:t>
      </w:r>
    </w:p>
    <w:p>
      <w:pPr>
        <w:pStyle w:val="Compact"/>
        <w:numPr>
          <w:ilvl w:val="0"/>
          <w:numId w:val="1"/>
        </w:numPr>
        <w:rPr>
          <w:sz w:val="22"/>
          <w:szCs w:val="22"/>
          <w:lang w:val="de-DE"/>
        </w:rPr>
      </w:pPr>
      <w:r>
        <w:rPr>
          <w:b/>
          <w:bCs/>
          <w:sz w:val="22"/>
          <w:szCs w:val="22"/>
          <w:lang w:val="de-DE"/>
        </w:rPr>
        <w:t>3 - Mäßig relevant:</w:t>
      </w:r>
      <w:r>
        <w:rPr>
          <w:sz w:val="22"/>
          <w:szCs w:val="22"/>
          <w:lang w:val="de-DE"/>
        </w:rPr>
        <w:t xml:space="preserve"> Behandelt eher nebensächliche Aspekte des Textes</w:t>
      </w:r>
    </w:p>
    <w:p>
      <w:pPr>
        <w:pStyle w:val="Compact"/>
        <w:numPr>
          <w:ilvl w:val="0"/>
          <w:numId w:val="1"/>
        </w:numPr>
        <w:rPr>
          <w:sz w:val="22"/>
          <w:szCs w:val="22"/>
        </w:rPr>
      </w:pPr>
      <w:r>
        <w:rPr>
          <w:b/>
          <w:bCs/>
          <w:sz w:val="22"/>
          <w:szCs w:val="22"/>
        </w:rPr>
        <w:t>2 - Weniger relevant:</w:t>
      </w:r>
      <w:r>
        <w:rPr>
          <w:sz w:val="22"/>
          <w:szCs w:val="22"/>
        </w:rPr>
        <w:t xml:space="preserve"> Nur oberflächlicher Textbezug</w:t>
      </w:r>
    </w:p>
    <w:p>
      <w:pPr>
        <w:pStyle w:val="Compact"/>
        <w:numPr>
          <w:ilvl w:val="0"/>
          <w:numId w:val="1"/>
        </w:numPr>
        <w:rPr>
          <w:sz w:val="22"/>
          <w:szCs w:val="22"/>
          <w:lang w:val="de-DE"/>
        </w:rPr>
      </w:pPr>
      <w:r>
        <w:rPr>
          <w:b/>
          <w:bCs/>
          <w:sz w:val="22"/>
          <w:szCs w:val="22"/>
          <w:lang w:val="de-DE"/>
        </w:rPr>
        <w:t>1 - Nicht relevant:</w:t>
      </w:r>
      <w:r>
        <w:rPr>
          <w:sz w:val="22"/>
          <w:szCs w:val="22"/>
          <w:lang w:val="de-DE"/>
        </w:rPr>
        <w:t xml:space="preserve"> Kein Bezug zum Textinhalt</w:t>
      </w:r>
    </w:p>
    <w:p>
      <w:pPr>
        <w:pStyle w:val="Compact"/>
        <w:numPr>
          <w:ilvl w:val="1"/>
          <w:numId w:val="1"/>
        </w:numPr>
        <w:rPr>
          <w:sz w:val="22"/>
          <w:szCs w:val="22"/>
          <w:lang w:val="de-DE"/>
        </w:rPr>
      </w:pPr>
      <w:bookmarkStart w:id="7" w:name="relevanzrelevance"/>
      <w:r>
        <w:rPr>
          <w:sz w:val="22"/>
          <w:szCs w:val="22"/>
          <w:lang w:val="de-DE"/>
        </w:rPr>
        <w:t>Bsp.: “Welche Programmiersprache wird am häufigsten für die Implementierung von Netzwerkprotokollen verwendet?”</w:t>
      </w:r>
      <w:bookmarkEnd w:id="7"/>
    </w:p>
    <w:p>
      <w:pPr>
        <w:pStyle w:val="Heading2"/>
        <w:rPr>
          <w:lang w:val="de-DE"/>
        </w:rPr>
      </w:pPr>
      <w:r>
        <w:rPr>
          <w:lang w:val="de-DE"/>
        </w:rPr>
        <w:t>Klarheit/Clarity</w:t>
      </w:r>
    </w:p>
    <w:p>
      <w:pPr>
        <w:pStyle w:val="FirstParagraph"/>
        <w:rPr>
          <w:color w:val="FF0000"/>
          <w:sz w:val="22"/>
          <w:szCs w:val="22"/>
          <w:lang w:val="de-DE"/>
        </w:rPr>
      </w:pPr>
      <w:r>
        <w:rPr>
          <w:b/>
          <w:bCs/>
          <w:sz w:val="22"/>
          <w:szCs w:val="22"/>
          <w:lang w:val="de-DE"/>
        </w:rPr>
        <w:t>Fragestellung:</w:t>
      </w:r>
      <w:r>
        <w:rPr>
          <w:sz w:val="22"/>
          <w:szCs w:val="22"/>
          <w:lang w:val="de-DE"/>
        </w:rPr>
        <w:t xml:space="preserve"> Wie eindeutig und verständlich ist die Frage formuliert? </w:t>
      </w:r>
    </w:p>
    <w:p>
      <w:pPr>
        <w:pStyle w:val="FirstParagraph"/>
        <w:rPr>
          <w:color w:themeColor="accent4" w:val="8E03A3"/>
          <w:sz w:val="16"/>
          <w:szCs w:val="16"/>
          <w:lang w:val="de-DE"/>
        </w:rPr>
      </w:pPr>
      <w:r>
        <w:rPr>
          <w:color w:themeColor="accent4" w:val="8E03A3"/>
          <w:sz w:val="16"/>
          <w:szCs w:val="16"/>
          <w:lang w:val="de-DE"/>
        </w:rPr>
        <w:t xml:space="preserve">Perspektive: Dozierende </w:t>
      </w:r>
    </w:p>
    <w:p>
      <w:pPr>
        <w:pStyle w:val="BodyText"/>
        <w:rPr>
          <w:color w:themeColor="accent4" w:val="8E03A3"/>
          <w:sz w:val="16"/>
          <w:szCs w:val="16"/>
          <w:lang w:val="de-DE"/>
        </w:rPr>
      </w:pPr>
      <w:r>
        <w:rPr>
          <w:color w:themeColor="accent4" w:val="8E03A3"/>
          <w:sz w:val="16"/>
          <w:szCs w:val="16"/>
          <w:lang w:val="de-DE"/>
        </w:rPr>
        <w:t xml:space="preserve">Kategorien: Präzision; inhaltliche Verständlichkeit; Eindeutigkeit  </w:t>
      </w:r>
    </w:p>
    <w:p>
      <w:pPr>
        <w:pStyle w:val="BodyText"/>
        <w:rPr>
          <w:color w:themeColor="accent4" w:val="8E03A3"/>
          <w:sz w:val="16"/>
          <w:szCs w:val="16"/>
          <w:lang w:val="de-DE"/>
        </w:rPr>
      </w:pPr>
      <w:r>
        <w:rPr>
          <w:color w:themeColor="accent4" w:val="8E03A3"/>
          <w:sz w:val="16"/>
          <w:szCs w:val="16"/>
          <w:lang w:val="de-DE"/>
        </w:rPr>
        <w:t xml:space="preserve">Bewerter:innen: Rubach &amp; Cap </w:t>
      </w:r>
    </w:p>
    <w:p>
      <w:pPr>
        <w:pStyle w:val="BodyText"/>
        <w:rPr>
          <w:color w:themeColor="accent4" w:val="8E03A3"/>
          <w:sz w:val="16"/>
          <w:szCs w:val="16"/>
          <w:lang w:val="de-DE"/>
        </w:rPr>
      </w:pPr>
      <w:r>
        <w:rPr>
          <w:color w:themeColor="accent4" w:val="8E03A3"/>
          <w:sz w:val="16"/>
          <w:szCs w:val="16"/>
          <w:lang w:val="de-DE"/>
        </w:rPr>
        <w:t xml:space="preserve">Hinweis: nicht auf Sprachliche Formulierungen gucken </w:t>
      </w:r>
    </w:p>
    <w:p>
      <w:pPr>
        <w:pStyle w:val="Compact"/>
        <w:numPr>
          <w:ilvl w:val="0"/>
          <w:numId w:val="1"/>
        </w:numPr>
        <w:rPr>
          <w:sz w:val="22"/>
          <w:szCs w:val="22"/>
          <w:lang w:val="de-DE"/>
        </w:rPr>
      </w:pPr>
      <w:r>
        <w:rPr>
          <w:b/>
          <w:bCs/>
          <w:sz w:val="22"/>
          <w:szCs w:val="22"/>
          <w:lang w:val="de-DE"/>
        </w:rPr>
        <w:t>5 - Sehr klar:</w:t>
      </w:r>
      <w:r>
        <w:rPr>
          <w:sz w:val="22"/>
          <w:szCs w:val="22"/>
          <w:lang w:val="de-DE"/>
        </w:rPr>
        <w:t xml:space="preserve"> Präzise, eindeutig formuliert, keine Mehrdeutigkeiten</w:t>
      </w:r>
    </w:p>
    <w:p>
      <w:pPr>
        <w:pStyle w:val="Compact"/>
        <w:numPr>
          <w:ilvl w:val="1"/>
          <w:numId w:val="14"/>
        </w:numPr>
        <w:rPr>
          <w:sz w:val="22"/>
          <w:szCs w:val="22"/>
          <w:lang w:val="de-DE"/>
        </w:rPr>
      </w:pPr>
      <w:r>
        <w:rPr>
          <w:sz w:val="22"/>
          <w:szCs w:val="22"/>
          <w:lang w:val="de-DE"/>
        </w:rPr>
        <w:t>Bsp.: “Nennen Sie die Kernaufgaben der Session Layer und erläutern Sie jeweils deren Funktion.”</w:t>
      </w:r>
    </w:p>
    <w:p>
      <w:pPr>
        <w:pStyle w:val="Compact"/>
        <w:numPr>
          <w:ilvl w:val="0"/>
          <w:numId w:val="1"/>
        </w:numPr>
        <w:rPr>
          <w:sz w:val="22"/>
          <w:szCs w:val="22"/>
        </w:rPr>
      </w:pPr>
      <w:r>
        <w:rPr>
          <w:b/>
          <w:bCs/>
          <w:sz w:val="22"/>
          <w:szCs w:val="22"/>
        </w:rPr>
        <w:t>4 - Klar:</w:t>
      </w:r>
      <w:r>
        <w:rPr>
          <w:sz w:val="22"/>
          <w:szCs w:val="22"/>
        </w:rPr>
        <w:t xml:space="preserve"> Verständlich mit minimalen Unklarheiten</w:t>
      </w:r>
    </w:p>
    <w:p>
      <w:pPr>
        <w:pStyle w:val="Compact"/>
        <w:numPr>
          <w:ilvl w:val="0"/>
          <w:numId w:val="1"/>
        </w:numPr>
        <w:rPr>
          <w:sz w:val="22"/>
          <w:szCs w:val="22"/>
          <w:lang w:val="de-DE"/>
        </w:rPr>
      </w:pPr>
      <w:r>
        <w:rPr>
          <w:b/>
          <w:bCs/>
          <w:sz w:val="22"/>
          <w:szCs w:val="22"/>
          <w:lang w:val="de-DE"/>
        </w:rPr>
        <w:t>3 - Mäßig klar:</w:t>
      </w:r>
      <w:r>
        <w:rPr>
          <w:sz w:val="22"/>
          <w:szCs w:val="22"/>
          <w:lang w:val="de-DE"/>
        </w:rPr>
        <w:t xml:space="preserve"> Enthält einige unklare Formulierungen</w:t>
      </w:r>
    </w:p>
    <w:p>
      <w:pPr>
        <w:pStyle w:val="Compact"/>
        <w:numPr>
          <w:ilvl w:val="0"/>
          <w:numId w:val="1"/>
        </w:numPr>
        <w:rPr>
          <w:sz w:val="22"/>
          <w:szCs w:val="22"/>
          <w:lang w:val="de-DE"/>
        </w:rPr>
      </w:pPr>
      <w:r>
        <w:rPr>
          <w:b/>
          <w:bCs/>
          <w:sz w:val="22"/>
          <w:szCs w:val="22"/>
          <w:lang w:val="de-DE"/>
        </w:rPr>
        <w:t>2 - Unklar:</w:t>
      </w:r>
      <w:r>
        <w:rPr>
          <w:sz w:val="22"/>
          <w:szCs w:val="22"/>
          <w:lang w:val="de-DE"/>
        </w:rPr>
        <w:t xml:space="preserve"> Enthält mehrere mehrdeutige </w:t>
      </w:r>
      <w:r>
        <w:rPr>
          <w:strike/>
          <w:sz w:val="22"/>
          <w:szCs w:val="22"/>
          <w:lang w:val="de-DE"/>
        </w:rPr>
        <w:t>oder verwirrende</w:t>
      </w:r>
      <w:r>
        <w:rPr>
          <w:sz w:val="22"/>
          <w:szCs w:val="22"/>
          <w:lang w:val="de-DE"/>
        </w:rPr>
        <w:t xml:space="preserve"> Elemente</w:t>
      </w:r>
    </w:p>
    <w:p>
      <w:pPr>
        <w:pStyle w:val="Compact"/>
        <w:numPr>
          <w:ilvl w:val="0"/>
          <w:numId w:val="1"/>
        </w:numPr>
        <w:rPr>
          <w:sz w:val="22"/>
          <w:szCs w:val="22"/>
          <w:lang w:val="de-DE"/>
        </w:rPr>
      </w:pPr>
      <w:r>
        <w:rPr>
          <w:b/>
          <w:bCs/>
          <w:sz w:val="22"/>
          <w:szCs w:val="22"/>
          <w:lang w:val="de-DE"/>
        </w:rPr>
        <w:t>1 - Sehr unklar:</w:t>
      </w:r>
      <w:r>
        <w:rPr>
          <w:sz w:val="22"/>
          <w:szCs w:val="22"/>
          <w:lang w:val="de-DE"/>
        </w:rPr>
        <w:t xml:space="preserve"> Schwer verständlich oder grammatikalisch fehlerhaft</w:t>
      </w:r>
    </w:p>
    <w:p>
      <w:pPr>
        <w:pStyle w:val="Compact"/>
        <w:numPr>
          <w:ilvl w:val="1"/>
          <w:numId w:val="1"/>
        </w:numPr>
        <w:rPr>
          <w:sz w:val="22"/>
          <w:szCs w:val="22"/>
          <w:lang w:val="de-DE"/>
        </w:rPr>
      </w:pPr>
      <w:bookmarkStart w:id="8" w:name="klarheitclarity"/>
      <w:r>
        <w:rPr>
          <w:sz w:val="22"/>
          <w:szCs w:val="22"/>
          <w:lang w:val="de-DE"/>
        </w:rPr>
        <w:t>Bsp.: “Inwiefern spielt die Schicht eine Rolle bei dem, was passiert, wenn Kommunikation stattfindet?”</w:t>
      </w:r>
      <w:bookmarkEnd w:id="8"/>
    </w:p>
    <w:p>
      <w:pPr>
        <w:pStyle w:val="Heading2"/>
        <w:rPr>
          <w:lang w:val="de-DE"/>
        </w:rPr>
      </w:pPr>
      <w:r>
        <w:rPr>
          <w:lang w:val="de-DE"/>
        </w:rPr>
        <w:t>Beantwortbarkeit/Answerability</w:t>
      </w:r>
    </w:p>
    <w:p>
      <w:pPr>
        <w:pStyle w:val="FirstParagraph"/>
        <w:rPr>
          <w:sz w:val="22"/>
          <w:szCs w:val="22"/>
          <w:lang w:val="de-DE"/>
        </w:rPr>
      </w:pPr>
      <w:r>
        <w:rPr>
          <w:b/>
          <w:bCs/>
          <w:sz w:val="22"/>
          <w:szCs w:val="22"/>
          <w:lang w:val="de-DE"/>
        </w:rPr>
        <w:t>Fragestellung:</w:t>
      </w:r>
      <w:r>
        <w:rPr>
          <w:sz w:val="22"/>
          <w:szCs w:val="22"/>
          <w:lang w:val="de-DE"/>
        </w:rPr>
        <w:t xml:space="preserve"> Wie gut können </w:t>
      </w:r>
      <w:r>
        <w:rPr>
          <w:color w:val="FF0000"/>
          <w:sz w:val="22"/>
          <w:szCs w:val="22"/>
          <w:lang w:val="de-DE"/>
        </w:rPr>
        <w:t>Studierende</w:t>
      </w:r>
      <w:r>
        <w:rPr>
          <w:sz w:val="22"/>
          <w:szCs w:val="22"/>
          <w:lang w:val="de-DE"/>
        </w:rPr>
        <w:t xml:space="preserve"> die Frage mit den verfügbaren Textinformationen beantworten?</w:t>
      </w:r>
    </w:p>
    <w:p>
      <w:pPr>
        <w:pStyle w:val="FirstParagraph"/>
        <w:rPr>
          <w:color w:themeColor="accent4" w:val="8E03A3"/>
          <w:sz w:val="16"/>
          <w:szCs w:val="16"/>
          <w:lang w:val="de-DE"/>
        </w:rPr>
      </w:pPr>
      <w:r>
        <w:rPr>
          <w:color w:themeColor="accent4" w:val="8E03A3"/>
          <w:sz w:val="16"/>
          <w:szCs w:val="16"/>
          <w:lang w:val="de-DE"/>
        </w:rPr>
        <w:t>Perspektive: Studierende</w:t>
      </w:r>
    </w:p>
    <w:p>
      <w:pPr>
        <w:pStyle w:val="BodyText"/>
        <w:rPr>
          <w:color w:themeColor="accent4" w:val="8E03A3"/>
          <w:sz w:val="16"/>
          <w:szCs w:val="16"/>
          <w:lang w:val="de-DE"/>
        </w:rPr>
      </w:pPr>
      <w:r>
        <w:rPr>
          <w:color w:themeColor="accent4" w:val="8E03A3"/>
          <w:sz w:val="16"/>
          <w:szCs w:val="16"/>
          <w:lang w:val="de-DE"/>
        </w:rPr>
        <w:t xml:space="preserve">Kategorien: haben die ausreichende Inhalte, um Fragen zu beantworten </w:t>
      </w:r>
    </w:p>
    <w:p>
      <w:pPr>
        <w:pStyle w:val="BodyText"/>
        <w:rPr>
          <w:color w:themeColor="accent4" w:val="8E03A3"/>
          <w:sz w:val="16"/>
          <w:szCs w:val="16"/>
          <w:lang w:val="de-DE"/>
        </w:rPr>
      </w:pPr>
      <w:r>
        <w:rPr>
          <w:color w:themeColor="accent4" w:val="8E03A3"/>
          <w:sz w:val="16"/>
          <w:szCs w:val="16"/>
          <w:lang w:val="de-DE"/>
        </w:rPr>
        <w:t xml:space="preserve">Bewerter:innen: Cap </w:t>
      </w:r>
    </w:p>
    <w:p>
      <w:pPr>
        <w:pStyle w:val="BodyText"/>
        <w:rPr>
          <w:lang w:val="de-DE"/>
        </w:rPr>
      </w:pPr>
      <w:r>
        <w:rPr>
          <w:color w:themeColor="accent4" w:val="8E03A3"/>
          <w:sz w:val="16"/>
          <w:szCs w:val="16"/>
          <w:lang w:val="de-DE"/>
        </w:rPr>
        <w:t>Hinweis: nicht Schwierigkeit</w:t>
      </w:r>
    </w:p>
    <w:p>
      <w:pPr>
        <w:pStyle w:val="Compact"/>
        <w:numPr>
          <w:ilvl w:val="0"/>
          <w:numId w:val="1"/>
        </w:numPr>
        <w:rPr>
          <w:sz w:val="22"/>
          <w:szCs w:val="22"/>
          <w:lang w:val="de-DE"/>
        </w:rPr>
      </w:pPr>
      <w:r>
        <w:rPr>
          <w:b/>
          <w:bCs/>
          <w:sz w:val="22"/>
          <w:szCs w:val="22"/>
          <w:lang w:val="de-DE"/>
        </w:rPr>
        <w:t>5 - Vollständig beantwortbar:</w:t>
      </w:r>
      <w:r>
        <w:rPr>
          <w:sz w:val="22"/>
          <w:szCs w:val="22"/>
          <w:lang w:val="de-DE"/>
        </w:rPr>
        <w:t xml:space="preserve"> Alle Infos explizit im Text verfügbar</w:t>
      </w:r>
    </w:p>
    <w:p>
      <w:pPr>
        <w:pStyle w:val="Compact"/>
        <w:numPr>
          <w:ilvl w:val="1"/>
          <w:numId w:val="1"/>
        </w:numPr>
        <w:rPr>
          <w:sz w:val="22"/>
          <w:szCs w:val="22"/>
          <w:lang w:val="de-DE"/>
        </w:rPr>
      </w:pPr>
      <w:r>
        <w:rPr>
          <w:sz w:val="22"/>
          <w:szCs w:val="22"/>
          <w:lang w:val="de-DE"/>
        </w:rPr>
        <w:t>Bsp: “Welche Kernaufgaben hat der Presentation Layer?”</w:t>
      </w:r>
    </w:p>
    <w:p>
      <w:pPr>
        <w:pStyle w:val="Compact"/>
        <w:numPr>
          <w:ilvl w:val="0"/>
          <w:numId w:val="1"/>
        </w:numPr>
        <w:rPr>
          <w:sz w:val="22"/>
          <w:szCs w:val="22"/>
          <w:lang w:val="de-DE"/>
        </w:rPr>
      </w:pPr>
      <w:r>
        <w:rPr>
          <w:b/>
          <w:bCs/>
          <w:sz w:val="22"/>
          <w:szCs w:val="22"/>
          <w:lang w:val="de-DE"/>
        </w:rPr>
        <w:t>4 - Gut beantwortbar:</w:t>
      </w:r>
      <w:r>
        <w:rPr>
          <w:sz w:val="22"/>
          <w:szCs w:val="22"/>
          <w:lang w:val="de-DE"/>
        </w:rPr>
        <w:t xml:space="preserve"> Die meisten Infos im Text</w:t>
      </w:r>
      <w:r>
        <w:rPr>
          <w:strike/>
          <w:sz w:val="22"/>
          <w:szCs w:val="22"/>
          <w:lang w:val="de-DE"/>
        </w:rPr>
        <w:t>, minimale Schlüsse nötig</w:t>
      </w:r>
    </w:p>
    <w:p>
      <w:pPr>
        <w:pStyle w:val="Compact"/>
        <w:numPr>
          <w:ilvl w:val="0"/>
          <w:numId w:val="1"/>
        </w:numPr>
        <w:rPr>
          <w:sz w:val="22"/>
          <w:szCs w:val="22"/>
          <w:lang w:val="de-DE"/>
        </w:rPr>
      </w:pPr>
      <w:r>
        <w:rPr>
          <w:b/>
          <w:bCs/>
          <w:sz w:val="22"/>
          <w:szCs w:val="22"/>
          <w:lang w:val="de-DE"/>
        </w:rPr>
        <w:t>3 - Teilweise beantwortbar:</w:t>
      </w:r>
      <w:r>
        <w:rPr>
          <w:sz w:val="22"/>
          <w:szCs w:val="22"/>
          <w:lang w:val="de-DE"/>
        </w:rPr>
        <w:t xml:space="preserve"> Grundinfos vorhanden</w:t>
      </w:r>
      <w:r>
        <w:rPr>
          <w:strike/>
          <w:sz w:val="22"/>
          <w:szCs w:val="22"/>
          <w:lang w:val="de-DE"/>
        </w:rPr>
        <w:t>, moderate Interpretation nötig</w:t>
      </w:r>
    </w:p>
    <w:p>
      <w:pPr>
        <w:pStyle w:val="Compact"/>
        <w:numPr>
          <w:ilvl w:val="0"/>
          <w:numId w:val="1"/>
        </w:numPr>
        <w:rPr>
          <w:sz w:val="22"/>
          <w:szCs w:val="22"/>
          <w:lang w:val="de-DE"/>
        </w:rPr>
      </w:pPr>
      <w:r>
        <w:rPr>
          <w:b/>
          <w:bCs/>
          <w:sz w:val="22"/>
          <w:szCs w:val="22"/>
          <w:lang w:val="de-DE"/>
        </w:rPr>
        <w:t>2 - Schwer beantwortbar:</w:t>
      </w:r>
      <w:r>
        <w:rPr>
          <w:sz w:val="22"/>
          <w:szCs w:val="22"/>
          <w:lang w:val="de-DE"/>
        </w:rPr>
        <w:t xml:space="preserve"> Wenige Infos zur Beantwortung vorhanden</w:t>
      </w:r>
      <w:r>
        <w:rPr>
          <w:strike/>
          <w:sz w:val="22"/>
          <w:szCs w:val="22"/>
          <w:lang w:val="de-DE"/>
        </w:rPr>
        <w:t>, viel eigene Ableitung erforderlich</w:t>
      </w:r>
    </w:p>
    <w:p>
      <w:pPr>
        <w:pStyle w:val="Compact"/>
        <w:numPr>
          <w:ilvl w:val="0"/>
          <w:numId w:val="1"/>
        </w:numPr>
        <w:rPr>
          <w:strike/>
          <w:sz w:val="22"/>
          <w:szCs w:val="22"/>
          <w:lang w:val="de-DE"/>
        </w:rPr>
      </w:pPr>
      <w:r>
        <w:rPr>
          <w:b/>
          <w:bCs/>
          <w:sz w:val="22"/>
          <w:szCs w:val="22"/>
          <w:lang w:val="de-DE"/>
        </w:rPr>
        <w:t>1 - Nicht beantwortbar:</w:t>
      </w:r>
      <w:r>
        <w:rPr>
          <w:sz w:val="22"/>
          <w:szCs w:val="22"/>
          <w:lang w:val="de-DE"/>
        </w:rPr>
        <w:t xml:space="preserve"> Benötigte Informationen fehlen </w:t>
      </w:r>
      <w:r>
        <w:rPr>
          <w:strike/>
          <w:sz w:val="22"/>
          <w:szCs w:val="22"/>
          <w:lang w:val="de-DE"/>
        </w:rPr>
        <w:t>größtenteils</w:t>
      </w:r>
    </w:p>
    <w:p>
      <w:pPr>
        <w:pStyle w:val="Compact"/>
        <w:numPr>
          <w:ilvl w:val="1"/>
          <w:numId w:val="1"/>
        </w:numPr>
        <w:rPr>
          <w:sz w:val="22"/>
          <w:szCs w:val="22"/>
          <w:lang w:val="de-DE"/>
        </w:rPr>
      </w:pPr>
      <w:bookmarkStart w:id="9" w:name="beantwortbarkeitanswerability"/>
      <w:r>
        <w:rPr>
          <w:sz w:val="22"/>
          <w:szCs w:val="22"/>
          <w:lang w:val="de-DE"/>
        </w:rPr>
        <w:t>Bsp.: “Vergleichen Sie die Effizienz des ISO-OSI-Modells mit modernen Software-Defined-Networking-Ansätzen.”</w:t>
      </w:r>
      <w:bookmarkEnd w:id="9"/>
    </w:p>
    <w:p>
      <w:pPr>
        <w:pStyle w:val="Heading2"/>
        <w:rPr>
          <w:lang w:val="de-DE"/>
        </w:rPr>
      </w:pPr>
      <w:r>
        <w:rPr>
          <w:lang w:val="de-DE"/>
        </w:rPr>
        <w:t xml:space="preserve">Herausforderung/Challenging </w:t>
      </w:r>
    </w:p>
    <w:p>
      <w:pPr>
        <w:pStyle w:val="FirstParagraph"/>
        <w:rPr>
          <w:color w:val="FF0000"/>
          <w:sz w:val="22"/>
          <w:szCs w:val="22"/>
          <w:lang w:val="de-DE"/>
        </w:rPr>
      </w:pPr>
      <w:r>
        <w:rPr>
          <w:b/>
          <w:bCs/>
          <w:sz w:val="22"/>
          <w:szCs w:val="22"/>
          <w:lang w:val="de-DE"/>
        </w:rPr>
        <w:t>Fragestellung:</w:t>
      </w:r>
      <w:r>
        <w:rPr>
          <w:sz w:val="22"/>
          <w:szCs w:val="22"/>
          <w:lang w:val="de-DE"/>
        </w:rPr>
        <w:t xml:space="preserve"> Wie anspruchsvoll ist die </w:t>
      </w:r>
      <w:r>
        <w:rPr>
          <w:strike/>
          <w:sz w:val="22"/>
          <w:szCs w:val="22"/>
          <w:lang w:val="de-DE"/>
        </w:rPr>
        <w:t>kognitive Anforderung der</w:t>
      </w:r>
      <w:r>
        <w:rPr>
          <w:sz w:val="22"/>
          <w:szCs w:val="22"/>
          <w:lang w:val="de-DE"/>
        </w:rPr>
        <w:t xml:space="preserve"> Frage? </w:t>
      </w:r>
    </w:p>
    <w:p>
      <w:pPr>
        <w:pStyle w:val="FirstParagraph"/>
        <w:rPr>
          <w:color w:themeColor="accent4" w:val="8E03A3"/>
          <w:sz w:val="16"/>
          <w:szCs w:val="16"/>
          <w:lang w:val="de-DE"/>
        </w:rPr>
      </w:pPr>
      <w:r>
        <w:rPr>
          <w:color w:themeColor="accent4" w:val="8E03A3"/>
          <w:sz w:val="16"/>
          <w:szCs w:val="16"/>
          <w:lang w:val="de-DE"/>
        </w:rPr>
        <w:t xml:space="preserve">Perspektive: Studierende </w:t>
      </w:r>
    </w:p>
    <w:p>
      <w:pPr>
        <w:pStyle w:val="BodyText"/>
        <w:rPr>
          <w:color w:themeColor="accent4" w:val="8E03A3"/>
          <w:sz w:val="16"/>
          <w:szCs w:val="16"/>
          <w:lang w:val="de-DE"/>
        </w:rPr>
      </w:pPr>
      <w:r>
        <w:rPr>
          <w:color w:themeColor="accent4" w:val="8E03A3"/>
          <w:sz w:val="16"/>
          <w:szCs w:val="16"/>
          <w:lang w:val="de-DE"/>
        </w:rPr>
        <w:t xml:space="preserve">Kategorien: benötigte Zeit und kognitive Last  </w:t>
      </w:r>
    </w:p>
    <w:p>
      <w:pPr>
        <w:pStyle w:val="BodyText"/>
        <w:rPr>
          <w:color w:themeColor="accent4" w:val="8E03A3"/>
          <w:sz w:val="16"/>
          <w:szCs w:val="16"/>
          <w:lang w:val="de-DE"/>
        </w:rPr>
      </w:pPr>
      <w:r>
        <w:rPr>
          <w:color w:themeColor="accent4" w:val="8E03A3"/>
          <w:sz w:val="16"/>
          <w:szCs w:val="16"/>
          <w:lang w:val="de-DE"/>
        </w:rPr>
        <w:t xml:space="preserve">Bewerter:innen: Cap &amp; Rubach Team </w:t>
      </w:r>
    </w:p>
    <w:p>
      <w:pPr>
        <w:pStyle w:val="BodyText"/>
        <w:rPr>
          <w:color w:themeColor="accent4" w:val="8E03A3"/>
          <w:sz w:val="16"/>
          <w:szCs w:val="16"/>
          <w:lang w:val="de-DE"/>
        </w:rPr>
      </w:pPr>
      <w:r>
        <w:rPr>
          <w:color w:themeColor="accent4" w:val="8E03A3"/>
          <w:sz w:val="16"/>
          <w:szCs w:val="16"/>
          <w:lang w:val="de-DE"/>
        </w:rPr>
        <w:t xml:space="preserve">Hinweis: nicht Bloom als Grundlage nehmen! </w:t>
      </w:r>
    </w:p>
    <w:p>
      <w:pPr>
        <w:pStyle w:val="BodyText"/>
        <w:rPr>
          <w:lang w:val="de-DE"/>
        </w:rPr>
      </w:pPr>
      <w:r>
        <w:rPr>
          <w:color w:themeColor="accent4" w:val="8E03A3"/>
          <w:sz w:val="16"/>
          <w:szCs w:val="16"/>
          <w:lang w:val="de-DE"/>
        </w:rPr>
        <w:t xml:space="preserve">Hinweis für Team: gucken, was Kodierer hier für Überlegungen anstellen und ob das eher passend für die Antworten (FF3) ist </w:t>
      </w:r>
    </w:p>
    <w:p>
      <w:pPr>
        <w:pStyle w:val="Compact"/>
        <w:numPr>
          <w:ilvl w:val="0"/>
          <w:numId w:val="1"/>
        </w:numPr>
        <w:rPr>
          <w:sz w:val="22"/>
          <w:szCs w:val="22"/>
          <w:lang w:val="de-DE"/>
        </w:rPr>
      </w:pPr>
      <w:r>
        <w:rPr>
          <w:b/>
          <w:bCs/>
          <w:sz w:val="22"/>
          <w:szCs w:val="22"/>
          <w:lang w:val="de-DE"/>
        </w:rPr>
        <w:t>5 - Sehr herausfordernd:</w:t>
      </w:r>
      <w:r>
        <w:rPr>
          <w:sz w:val="22"/>
          <w:szCs w:val="22"/>
          <w:lang w:val="de-DE"/>
        </w:rPr>
        <w:t xml:space="preserve"> Erfordert tiefgehende Analyse des gesamten Textes </w:t>
      </w:r>
    </w:p>
    <w:p>
      <w:pPr>
        <w:pStyle w:val="Compact"/>
        <w:numPr>
          <w:ilvl w:val="1"/>
          <w:numId w:val="1"/>
        </w:numPr>
        <w:rPr>
          <w:sz w:val="22"/>
          <w:szCs w:val="22"/>
          <w:lang w:val="de-DE"/>
        </w:rPr>
      </w:pPr>
      <w:r>
        <w:rPr>
          <w:sz w:val="22"/>
          <w:szCs w:val="22"/>
          <w:lang w:val="de-DE"/>
        </w:rPr>
        <w:t>Bsp.: “Analysieren Sie, warum Flusssteuerung auf mehreren OSI-Schichten implementiert wird, und bewerten Sie die Notwendigkeit dieser Redundanz.”</w:t>
      </w:r>
    </w:p>
    <w:p>
      <w:pPr>
        <w:pStyle w:val="Compact"/>
        <w:numPr>
          <w:ilvl w:val="0"/>
          <w:numId w:val="1"/>
        </w:numPr>
        <w:rPr>
          <w:sz w:val="22"/>
          <w:szCs w:val="22"/>
          <w:lang w:val="de-DE"/>
        </w:rPr>
      </w:pPr>
      <w:r>
        <w:rPr>
          <w:b/>
          <w:bCs/>
          <w:sz w:val="22"/>
          <w:szCs w:val="22"/>
          <w:lang w:val="de-DE"/>
        </w:rPr>
        <w:t>4 - Herausfordernd:</w:t>
      </w:r>
      <w:r>
        <w:rPr>
          <w:sz w:val="22"/>
          <w:szCs w:val="22"/>
          <w:lang w:val="de-DE"/>
        </w:rPr>
        <w:t xml:space="preserve"> Erfordert Integration von weit auseinanderliegenden Informationen</w:t>
      </w:r>
    </w:p>
    <w:p>
      <w:pPr>
        <w:pStyle w:val="Compact"/>
        <w:numPr>
          <w:ilvl w:val="0"/>
          <w:numId w:val="1"/>
        </w:numPr>
        <w:rPr>
          <w:sz w:val="22"/>
          <w:szCs w:val="22"/>
          <w:lang w:val="de-DE"/>
        </w:rPr>
      </w:pPr>
      <w:r>
        <w:rPr>
          <w:b/>
          <w:bCs/>
          <w:sz w:val="22"/>
          <w:szCs w:val="22"/>
          <w:lang w:val="de-DE"/>
        </w:rPr>
        <w:t>3 - Mäßig herausfordernd:</w:t>
      </w:r>
      <w:r>
        <w:rPr>
          <w:sz w:val="22"/>
          <w:szCs w:val="22"/>
          <w:lang w:val="de-DE"/>
        </w:rPr>
        <w:t xml:space="preserve"> Erfordert Verständnis und einfache Anwendung</w:t>
      </w:r>
    </w:p>
    <w:p>
      <w:pPr>
        <w:pStyle w:val="Compact"/>
        <w:numPr>
          <w:ilvl w:val="0"/>
          <w:numId w:val="1"/>
        </w:numPr>
        <w:rPr>
          <w:sz w:val="22"/>
          <w:szCs w:val="22"/>
          <w:lang w:val="de-DE"/>
        </w:rPr>
      </w:pPr>
      <w:r>
        <w:rPr>
          <w:b/>
          <w:bCs/>
          <w:sz w:val="22"/>
          <w:szCs w:val="22"/>
          <w:lang w:val="de-DE"/>
        </w:rPr>
        <w:t>2 - Wenig herausfordernd:</w:t>
      </w:r>
      <w:r>
        <w:rPr>
          <w:sz w:val="22"/>
          <w:szCs w:val="22"/>
          <w:lang w:val="de-DE"/>
        </w:rPr>
        <w:t xml:space="preserve"> Erfordert Auffinden und Wiedergeben</w:t>
      </w:r>
    </w:p>
    <w:p>
      <w:pPr>
        <w:pStyle w:val="Compact"/>
        <w:numPr>
          <w:ilvl w:val="0"/>
          <w:numId w:val="1"/>
        </w:numPr>
        <w:rPr>
          <w:sz w:val="22"/>
          <w:szCs w:val="22"/>
          <w:lang w:val="de-DE"/>
        </w:rPr>
      </w:pPr>
      <w:r>
        <w:rPr>
          <w:b/>
          <w:bCs/>
          <w:sz w:val="22"/>
          <w:szCs w:val="22"/>
          <w:lang w:val="de-DE"/>
        </w:rPr>
        <w:t>1 - Nicht herausfordernd:</w:t>
      </w:r>
      <w:r>
        <w:rPr>
          <w:sz w:val="22"/>
          <w:szCs w:val="22"/>
          <w:lang w:val="de-DE"/>
        </w:rPr>
        <w:t xml:space="preserve"> Trivial (Abschreiben oder Ja/Nein)</w:t>
      </w:r>
    </w:p>
    <w:p>
      <w:pPr>
        <w:pStyle w:val="Compact"/>
        <w:numPr>
          <w:ilvl w:val="1"/>
          <w:numId w:val="1"/>
        </w:numPr>
        <w:rPr>
          <w:sz w:val="22"/>
          <w:szCs w:val="22"/>
          <w:lang w:val="de-DE"/>
        </w:rPr>
      </w:pPr>
      <w:bookmarkStart w:id="10" w:name="herausforderungchallenging"/>
      <w:r>
        <w:rPr>
          <w:sz w:val="22"/>
          <w:szCs w:val="22"/>
          <w:lang w:val="de-DE"/>
        </w:rPr>
        <w:t>Bsp.: “Wie viele Kernaufgaben hat der Physical Layer?”</w:t>
      </w:r>
      <w:bookmarkEnd w:id="10"/>
    </w:p>
    <w:p>
      <w:pPr>
        <w:pStyle w:val="Heading2"/>
        <w:rPr>
          <w:lang w:val="de-DE"/>
        </w:rPr>
      </w:pPr>
      <w:r>
        <w:rPr>
          <w:lang w:val="de-DE"/>
        </w:rPr>
        <w:t>Wertigkeit/Value bzgl. Lernzielintegration</w:t>
      </w:r>
    </w:p>
    <w:p>
      <w:pPr>
        <w:pStyle w:val="FirstParagraph"/>
        <w:rPr>
          <w:color w:themeColor="accent4" w:val="8E03A3"/>
          <w:sz w:val="16"/>
          <w:szCs w:val="16"/>
          <w:lang w:val="de-DE"/>
        </w:rPr>
      </w:pPr>
      <w:r>
        <w:rPr>
          <w:color w:themeColor="accent4" w:val="8E03A3"/>
          <w:sz w:val="16"/>
          <w:szCs w:val="16"/>
          <w:lang w:val="de-DE"/>
        </w:rPr>
        <w:t xml:space="preserve">Perspektive: Dozierende </w:t>
      </w:r>
    </w:p>
    <w:p>
      <w:pPr>
        <w:pStyle w:val="BodyText"/>
        <w:rPr>
          <w:color w:themeColor="accent4" w:val="8E03A3"/>
          <w:sz w:val="16"/>
          <w:szCs w:val="16"/>
          <w:lang w:val="de-DE"/>
        </w:rPr>
      </w:pPr>
      <w:r>
        <w:rPr>
          <w:color w:themeColor="accent4" w:val="8E03A3"/>
          <w:sz w:val="16"/>
          <w:szCs w:val="16"/>
          <w:lang w:val="de-DE"/>
        </w:rPr>
        <w:t xml:space="preserve">Kategorien: </w:t>
      </w:r>
    </w:p>
    <w:p>
      <w:pPr>
        <w:pStyle w:val="BodyText"/>
        <w:rPr>
          <w:color w:themeColor="accent4" w:val="8E03A3"/>
          <w:sz w:val="16"/>
          <w:szCs w:val="16"/>
          <w:lang w:val="de-DE"/>
        </w:rPr>
      </w:pPr>
      <w:r>
        <w:rPr>
          <w:color w:themeColor="accent4" w:val="8E03A3"/>
          <w:sz w:val="16"/>
          <w:szCs w:val="16"/>
          <w:lang w:val="de-DE"/>
        </w:rPr>
        <w:t xml:space="preserve">Bewerter:innen: </w:t>
      </w:r>
      <w:ins w:id="0" w:author="Unknown Author" w:date="2026-01-31T09:10:38Z">
        <w:r>
          <w:rPr>
            <w:color w:themeColor="accent4" w:val="8E03A3"/>
            <w:sz w:val="16"/>
            <w:szCs w:val="16"/>
            <w:lang w:val="de-DE"/>
          </w:rPr>
          <w:t>Beide Teams</w:t>
        </w:r>
      </w:ins>
    </w:p>
    <w:p>
      <w:pPr>
        <w:pStyle w:val="BodyText"/>
        <w:rPr>
          <w:color w:themeColor="accent4" w:val="8E03A3"/>
          <w:sz w:val="16"/>
          <w:szCs w:val="16"/>
          <w:lang w:val="de-DE"/>
        </w:rPr>
      </w:pPr>
      <w:r>
        <w:rPr>
          <w:color w:themeColor="accent4" w:val="8E03A3"/>
          <w:sz w:val="16"/>
          <w:szCs w:val="16"/>
          <w:lang w:val="de-DE"/>
        </w:rPr>
        <w:t xml:space="preserve">Hinweis: </w:t>
      </w:r>
    </w:p>
    <w:p>
      <w:pPr>
        <w:pStyle w:val="FirstParagraph"/>
        <w:rPr>
          <w:sz w:val="22"/>
          <w:szCs w:val="22"/>
          <w:lang w:val="de-DE"/>
        </w:rPr>
      </w:pPr>
      <w:r>
        <w:rPr>
          <w:b/>
          <w:bCs/>
          <w:sz w:val="22"/>
          <w:szCs w:val="22"/>
          <w:lang w:val="de-DE"/>
        </w:rPr>
        <w:t>Fragestellung:</w:t>
      </w:r>
      <w:r>
        <w:rPr>
          <w:sz w:val="22"/>
          <w:szCs w:val="22"/>
          <w:lang w:val="de-DE"/>
        </w:rPr>
        <w:t xml:space="preserve"> Wie zentral ist das in der Frage behandelte Fachkonzept für das angestrebte Lernziel des Moduls? </w:t>
      </w:r>
    </w:p>
    <w:p>
      <w:pPr>
        <w:pStyle w:val="Compact"/>
        <w:numPr>
          <w:ilvl w:val="0"/>
          <w:numId w:val="1"/>
        </w:numPr>
        <w:rPr>
          <w:sz w:val="22"/>
          <w:szCs w:val="22"/>
          <w:lang w:val="de-DE"/>
        </w:rPr>
      </w:pPr>
      <w:r>
        <w:rPr>
          <w:b/>
          <w:bCs/>
          <w:sz w:val="22"/>
          <w:szCs w:val="22"/>
          <w:lang w:val="de-DE"/>
        </w:rPr>
        <w:t>5 - Sehr Hoch:</w:t>
      </w:r>
      <w:r>
        <w:rPr>
          <w:sz w:val="22"/>
          <w:szCs w:val="22"/>
          <w:lang w:val="de-DE"/>
        </w:rPr>
        <w:t xml:space="preserve"> Behandelt Kernkonzept und zentrales Lernziel (hochrelevant)</w:t>
      </w:r>
    </w:p>
    <w:p>
      <w:pPr>
        <w:pStyle w:val="Compact"/>
        <w:numPr>
          <w:ilvl w:val="1"/>
          <w:numId w:val="1"/>
        </w:numPr>
        <w:rPr>
          <w:sz w:val="22"/>
          <w:szCs w:val="22"/>
          <w:lang w:val="de-DE"/>
        </w:rPr>
      </w:pPr>
      <w:r>
        <w:rPr>
          <w:sz w:val="22"/>
          <w:szCs w:val="22"/>
          <w:lang w:val="de-DE"/>
        </w:rPr>
        <w:t>Bsp.: “Erklären Sie das Zusammenspiel von Codierung, Transport und Decodierung bei der Übertragung logischer Werte auf physikalischer Ebene.”</w:t>
      </w:r>
    </w:p>
    <w:p>
      <w:pPr>
        <w:pStyle w:val="Compact"/>
        <w:numPr>
          <w:ilvl w:val="0"/>
          <w:numId w:val="1"/>
        </w:numPr>
        <w:rPr>
          <w:color w:themeColor="accent6" w:val="C9211E"/>
          <w:sz w:val="22"/>
          <w:szCs w:val="22"/>
          <w:lang w:val="de-DE"/>
        </w:rPr>
      </w:pPr>
      <w:r>
        <w:rPr>
          <w:b/>
          <w:bCs/>
          <w:sz w:val="22"/>
          <w:sz w:val="22"/>
          <w:szCs w:val="22"/>
          <w:lang w:val="de-DE"/>
          <w:rPrChange w:id="0" w:author="Charlott Rubach" w:date="2026-01-30T09:27:00Z">
            <w:rPr>
              <w:b/>
              <w:szCs w:val="22"/>
              <w:bCs/>
            </w:rPr>
          </w:rPrChange>
        </w:rPr>
        <w:t>4 - Hoch:</w:t>
      </w:r>
      <w:r>
        <w:rPr>
          <w:sz w:val="22"/>
          <w:sz w:val="22"/>
          <w:szCs w:val="22"/>
          <w:lang w:val="de-DE"/>
          <w:rPrChange w:id="0" w:author="Charlott Rubach" w:date="2026-01-30T09:28:00Z">
            <w:rPr>
              <w:szCs w:val="22"/>
            </w:rPr>
          </w:rPrChange>
        </w:rPr>
        <w:t xml:space="preserve"> </w:t>
      </w:r>
      <w:r>
        <w:rPr>
          <w:color w:themeColor="accent6" w:val="C9211E"/>
          <w:sz w:val="22"/>
          <w:sz w:val="22"/>
          <w:szCs w:val="22"/>
          <w:lang w:val="de-DE"/>
          <w:rPrChange w:id="0" w:author="Charlott Rubach" w:date="2026-01-30T09:28:00Z">
            <w:rPr>
              <w:szCs w:val="22"/>
            </w:rPr>
          </w:rPrChange>
        </w:rPr>
        <w:t xml:space="preserve">Behandelt </w:t>
      </w:r>
      <w:del w:id="4" w:author="Charlott Rubach" w:date="2026-01-30T09:28:00Z">
        <w:r>
          <w:rPr>
            <w:color w:themeColor="accent6" w:val="C9211E"/>
            <w:sz w:val="22"/>
            <w:szCs w:val="22"/>
            <w:lang w:val="de-DE"/>
          </w:rPr>
          <w:delText>wichtiges</w:delText>
        </w:r>
      </w:del>
      <w:ins w:id="5" w:author="Charlott Rubach" w:date="2026-01-30T09:28:00Z">
        <w:r>
          <w:rPr>
            <w:color w:themeColor="accent6" w:val="C9211E"/>
            <w:sz w:val="22"/>
            <w:szCs w:val="22"/>
            <w:lang w:val="de-DE"/>
          </w:rPr>
          <w:t>grundlegende</w:t>
        </w:r>
      </w:ins>
      <w:del w:id="6" w:author="Charlott Rubach" w:date="2026-01-30T09:27:00Z">
        <w:r>
          <w:rPr>
            <w:color w:themeColor="accent6" w:val="C9211E"/>
            <w:sz w:val="22"/>
            <w:szCs w:val="22"/>
            <w:lang w:val="de-DE"/>
          </w:rPr>
          <w:delText xml:space="preserve">, </w:delText>
        </w:r>
      </w:del>
      <w:ins w:id="7" w:author="Charlott Rubach" w:date="2026-01-30T09:27:00Z">
        <w:r>
          <w:rPr>
            <w:color w:themeColor="accent6" w:val="C9211E"/>
            <w:sz w:val="22"/>
            <w:szCs w:val="22"/>
            <w:lang w:val="de-DE"/>
          </w:rPr>
          <w:t xml:space="preserve"> </w:t>
        </w:r>
      </w:ins>
      <w:del w:id="8" w:author="Charlott Rubach" w:date="2026-01-30T09:27:00Z">
        <w:r>
          <w:rPr>
            <w:color w:themeColor="accent6" w:val="C9211E"/>
            <w:sz w:val="22"/>
            <w:szCs w:val="22"/>
            <w:lang w:val="de-DE"/>
          </w:rPr>
          <w:delText xml:space="preserve">relevantes </w:delText>
        </w:r>
      </w:del>
      <w:r>
        <w:rPr>
          <w:color w:themeColor="accent6" w:val="C9211E"/>
          <w:sz w:val="22"/>
          <w:sz w:val="22"/>
          <w:szCs w:val="22"/>
          <w:lang w:val="de-DE"/>
          <w:rPrChange w:id="0" w:author="Charlott Rubach" w:date="2026-01-30T09:28:00Z">
            <w:rPr>
              <w:szCs w:val="22"/>
            </w:rPr>
          </w:rPrChange>
        </w:rPr>
        <w:t>Konzept</w:t>
      </w:r>
      <w:ins w:id="10" w:author="Charlott Rubach" w:date="2026-01-30T09:27:00Z">
        <w:r>
          <w:rPr>
            <w:color w:themeColor="accent6" w:val="C9211E"/>
            <w:sz w:val="22"/>
            <w:szCs w:val="22"/>
            <w:lang w:val="de-DE"/>
          </w:rPr>
          <w:t xml:space="preserve"> </w:t>
        </w:r>
      </w:ins>
      <w:ins w:id="11" w:author="Charlott Rubach" w:date="2026-01-30T09:27:00Z">
        <w:r>
          <w:rPr>
            <w:color w:themeColor="accent6" w:val="C9211E"/>
            <w:sz w:val="22"/>
            <w:sz w:val="22"/>
            <w:szCs w:val="22"/>
            <w:lang w:val="de-DE"/>
            <w:lang w:val="de-DE"/>
            <w:rPrChange w:id="0" w:author="Charlott Rubach" w:date="2026-01-30T09:28:00Z">
              <w:rPr>
                <w:szCs w:val="22"/>
              </w:rPr>
            </w:rPrChange>
          </w:rPr>
          <w:t>zum</w:t>
        </w:r>
      </w:ins>
      <w:ins w:id="13" w:author="Charlott Rubach" w:date="2026-01-30T09:27:00Z">
        <w:r>
          <w:rPr>
            <w:color w:themeColor="accent6" w:val="C9211E"/>
            <w:sz w:val="22"/>
            <w:szCs w:val="22"/>
            <w:lang w:val="de-DE"/>
          </w:rPr>
          <w:t xml:space="preserve"> Lernziel</w:t>
        </w:r>
      </w:ins>
    </w:p>
    <w:p>
      <w:pPr>
        <w:pStyle w:val="Compact"/>
        <w:numPr>
          <w:ilvl w:val="0"/>
          <w:numId w:val="1"/>
        </w:numPr>
        <w:rPr>
          <w:sz w:val="22"/>
          <w:szCs w:val="22"/>
          <w:lang w:val="de-DE"/>
        </w:rPr>
      </w:pPr>
      <w:r>
        <w:rPr>
          <w:b/>
          <w:bCs/>
          <w:sz w:val="22"/>
          <w:szCs w:val="22"/>
          <w:lang w:val="de-DE"/>
        </w:rPr>
        <w:t>3 - Mäßig:</w:t>
      </w:r>
      <w:r>
        <w:rPr>
          <w:sz w:val="22"/>
          <w:szCs w:val="22"/>
          <w:lang w:val="de-DE"/>
        </w:rPr>
        <w:t xml:space="preserve"> Behandelt Grundlagen</w:t>
      </w:r>
      <w:del w:id="14" w:author="Charlott Rubach" w:date="2026-01-30T09:27:00Z">
        <w:r>
          <w:rPr>
            <w:sz w:val="22"/>
            <w:szCs w:val="22"/>
            <w:lang w:val="de-DE"/>
          </w:rPr>
          <w:delText xml:space="preserve"> </w:delText>
        </w:r>
      </w:del>
      <w:ins w:id="15" w:author="Charlott Rubach" w:date="2026-01-30T09:26:00Z">
        <w:r>
          <w:rPr>
            <w:sz w:val="22"/>
            <w:szCs w:val="22"/>
            <w:lang w:val="de-DE"/>
          </w:rPr>
          <w:t>, die aber nicht direkt zum Lernziel passen</w:t>
        </w:r>
      </w:ins>
      <w:ins w:id="16" w:author="Charlott Rubach" w:date="2026-01-30T09:34:00Z">
        <w:r>
          <w:rPr>
            <w:sz w:val="22"/>
            <w:szCs w:val="22"/>
            <w:lang w:val="de-DE"/>
          </w:rPr>
          <w:t xml:space="preserve"> </w:t>
        </w:r>
      </w:ins>
      <w:ins w:id="17" w:author="Charlott Rubach" w:date="2026-01-30T09:34:00Z">
        <w:r>
          <w:rPr>
            <w:color w:themeColor="accent6" w:val="C9211E"/>
            <w:sz w:val="22"/>
            <w:sz w:val="22"/>
            <w:szCs w:val="22"/>
            <w:lang w:val="de-DE"/>
            <w:lang w:val="de-DE"/>
            <w:rPrChange w:id="0" w:author="Charlott Rubach" w:date="2026-01-30T09:34:00Z">
              <w:rPr>
                <w:szCs w:val="22"/>
              </w:rPr>
            </w:rPrChange>
          </w:rPr>
          <w:t xml:space="preserve">(oder geht darüber hinaus) </w:t>
        </w:r>
      </w:ins>
      <w:del w:id="19" w:author="Charlott Rubach" w:date="2026-01-30T09:26:00Z">
        <w:r>
          <w:rPr>
            <w:sz w:val="22"/>
            <w:szCs w:val="22"/>
            <w:lang w:val="de-DE"/>
          </w:rPr>
          <w:delText>oder deskriptive Aspekte</w:delText>
        </w:r>
      </w:del>
    </w:p>
    <w:p>
      <w:pPr>
        <w:pStyle w:val="Compact"/>
        <w:numPr>
          <w:ilvl w:val="0"/>
          <w:numId w:val="1"/>
        </w:numPr>
        <w:rPr>
          <w:sz w:val="22"/>
          <w:szCs w:val="22"/>
          <w:lang w:val="de-DE"/>
        </w:rPr>
      </w:pPr>
      <w:r>
        <w:rPr>
          <w:b/>
          <w:bCs/>
          <w:sz w:val="22"/>
          <w:szCs w:val="22"/>
          <w:lang w:val="de-DE"/>
        </w:rPr>
        <w:t>2 - Gering:</w:t>
      </w:r>
      <w:r>
        <w:rPr>
          <w:sz w:val="22"/>
          <w:szCs w:val="22"/>
          <w:lang w:val="de-DE"/>
        </w:rPr>
        <w:t xml:space="preserve"> Fokussiert auf nebensächliches Detail oder ist ineffizient</w:t>
      </w:r>
    </w:p>
    <w:p>
      <w:pPr>
        <w:pStyle w:val="Compact"/>
        <w:numPr>
          <w:ilvl w:val="0"/>
          <w:numId w:val="1"/>
        </w:numPr>
        <w:rPr>
          <w:sz w:val="22"/>
          <w:szCs w:val="22"/>
          <w:lang w:val="de-DE"/>
        </w:rPr>
      </w:pPr>
      <w:r>
        <w:rPr>
          <w:b/>
          <w:bCs/>
          <w:sz w:val="22"/>
          <w:szCs w:val="22"/>
          <w:lang w:val="de-DE"/>
        </w:rPr>
        <w:t>1 - Nicht vorhanden:</w:t>
      </w:r>
      <w:r>
        <w:rPr>
          <w:sz w:val="22"/>
          <w:szCs w:val="22"/>
          <w:lang w:val="de-DE"/>
        </w:rPr>
        <w:t xml:space="preserve"> </w:t>
      </w:r>
      <w:del w:id="20" w:author="Charlott Rubach" w:date="2026-01-30T09:26:00Z">
        <w:r>
          <w:rPr>
            <w:sz w:val="22"/>
            <w:szCs w:val="22"/>
            <w:lang w:val="de-DE"/>
          </w:rPr>
          <w:delText>Behandelt irrelevante Details</w:delText>
        </w:r>
      </w:del>
      <w:ins w:id="21" w:author="Charlott Rubach" w:date="2026-01-30T09:26:00Z">
        <w:r>
          <w:rPr>
            <w:sz w:val="22"/>
            <w:szCs w:val="22"/>
            <w:lang w:val="de-DE"/>
          </w:rPr>
          <w:t>Passt gar nicht zum Lernziel</w:t>
        </w:r>
      </w:ins>
      <w:r>
        <w:rPr>
          <w:sz w:val="22"/>
          <w:szCs w:val="22"/>
          <w:lang w:val="de-DE"/>
        </w:rPr>
        <w:t xml:space="preserve"> (nicht Teil des Lernziels)</w:t>
      </w:r>
    </w:p>
    <w:p>
      <w:pPr>
        <w:pStyle w:val="Compact"/>
        <w:numPr>
          <w:ilvl w:val="1"/>
          <w:numId w:val="1"/>
        </w:numPr>
        <w:rPr>
          <w:sz w:val="22"/>
          <w:szCs w:val="22"/>
          <w:lang w:val="de-DE"/>
          <w:ins w:id="22" w:author="Charlott Rubach" w:date="2026-01-30T09:29:00Z"/>
        </w:rPr>
      </w:pPr>
      <w:bookmarkStart w:id="11" w:name="Xc726736414fc4f5118f498bc21832f0e03ad1b3"/>
      <w:r>
        <w:rPr>
          <w:sz w:val="22"/>
          <w:szCs w:val="22"/>
          <w:lang w:val="de-DE"/>
        </w:rPr>
        <w:t>Bsp.: “Nennen Sie ein Beispiel für ein Kabel, das zur Datenübertragung verwendet werden kann.”</w:t>
      </w:r>
      <w:bookmarkEnd w:id="11"/>
    </w:p>
    <w:p>
      <w:pPr>
        <w:pStyle w:val="Compact"/>
        <w:rPr>
          <w:sz w:val="22"/>
          <w:szCs w:val="22"/>
          <w:lang w:val="de-DE"/>
          <w:ins w:id="24" w:author="Charlott Rubach" w:date="2026-01-30T09:29:00Z"/>
        </w:rPr>
      </w:pPr>
      <w:ins w:id="23" w:author="Charlott Rubach" w:date="2026-01-30T09:29:00Z">
        <w:r>
          <w:rPr>
            <w:sz w:val="22"/>
            <w:szCs w:val="22"/>
            <w:lang w:val="de-DE"/>
          </w:rPr>
        </w:r>
      </w:ins>
    </w:p>
    <w:p>
      <w:pPr>
        <w:pStyle w:val="Heading3"/>
        <w:rPr>
          <w:highlight w:val="yellow"/>
          <w:lang w:val="de-DE"/>
          <w:ins w:id="26" w:author="Charlott Rubach" w:date="2026-01-30T09:29:00Z"/>
        </w:rPr>
      </w:pPr>
      <w:r>
        <w:rPr>
          <w:highlight w:val="yellow"/>
          <w:lang w:val="de-DE"/>
          <w:lang w:val="de-DE"/>
          <w:rPrChange w:id="0" w:author="Charlott Rubach" w:date="2026-01-30T09:35:00Z">
            <w:rPr/>
          </w:rPrChange>
        </w:rPr>
        <w:t>Lernziel</w:t>
      </w:r>
    </w:p>
    <w:p>
      <w:pPr>
        <w:pStyle w:val="FirstParagraph"/>
        <w:rPr>
          <w:sz w:val="22"/>
          <w:szCs w:val="22"/>
          <w:highlight w:val="yellow"/>
          <w:lang w:val="de-DE"/>
          <w:ins w:id="28" w:author="Charlott Rubach" w:date="2026-01-30T09:29:00Z"/>
        </w:rPr>
      </w:pPr>
      <w:r>
        <w:rPr>
          <w:sz w:val="22"/>
          <w:sz w:val="22"/>
          <w:szCs w:val="22"/>
          <w:highlight w:val="yellow"/>
          <w:lang w:val="de-DE"/>
          <w:lang w:val="de-DE"/>
          <w:rPrChange w:id="0" w:author="Charlott Rubach" w:date="2026-01-30T09:35:00Z">
            <w:rPr>
              <w:szCs w:val="22"/>
            </w:rPr>
          </w:rPrChange>
        </w:rPr>
        <w:t>Die Studierenden beherrschen das Sitzungskonzept, einschließlich Sitzungsverwaltung, Synchronisation und Bündelung von Transaktionen</w:t>
      </w:r>
    </w:p>
    <w:p>
      <w:pPr>
        <w:pStyle w:val="Heading3"/>
        <w:rPr>
          <w:highlight w:val="yellow"/>
          <w:lang w:val="de-DE"/>
          <w:ins w:id="30" w:author="Charlott Rubach" w:date="2026-01-30T09:29:00Z"/>
        </w:rPr>
      </w:pPr>
      <w:r>
        <w:rPr>
          <w:highlight w:val="yellow"/>
          <w:lang w:val="de-DE"/>
          <w:lang w:val="de-DE"/>
          <w:rPrChange w:id="0" w:author="Charlott Rubach" w:date="2026-01-30T09:35:00Z">
            <w:rPr/>
          </w:rPrChange>
        </w:rPr>
        <w:t>Formulierte Frage</w:t>
      </w:r>
    </w:p>
    <w:p>
      <w:pPr>
        <w:pStyle w:val="FirstParagraph"/>
        <w:rPr>
          <w:sz w:val="22"/>
          <w:szCs w:val="22"/>
          <w:lang w:val="de-DE"/>
          <w:ins w:id="35" w:author="Charlott Rubach" w:date="2026-01-30T09:29:00Z"/>
        </w:rPr>
      </w:pPr>
      <w:ins w:id="31" w:author="Charlott Rubach" w:date="2026-01-30T09:29:00Z">
        <w:r>
          <w:rPr>
            <w:sz w:val="22"/>
            <w:sz w:val="22"/>
            <w:szCs w:val="22"/>
            <w:highlight w:val="yellow"/>
            <w:lang w:val="de-DE"/>
            <w:lang w:val="de-DE"/>
            <w:rPrChange w:id="0" w:author="Charlott Rubach" w:date="2026-01-30T09:35:00Z">
              <w:rPr>
                <w:szCs w:val="22"/>
              </w:rPr>
            </w:rPrChange>
          </w:rPr>
          <w:t xml:space="preserve">Frage: Welche zwei Beschreibungen erklären korrekt die Kernaufgaben des Session </w:t>
        </w:r>
      </w:ins>
      <w:ins w:id="33" w:author="Charlott Rubach" w:date="2026-01-30T09:29:00Z">
        <w:r>
          <w:rPr>
            <w:sz w:val="22"/>
            <w:szCs w:val="22"/>
            <w:highlight w:val="yellow"/>
            <w:lang w:val="de-DE"/>
          </w:rPr>
          <w:t>Layers</w:t>
        </w:r>
      </w:ins>
      <w:r>
        <w:rPr>
          <w:sz w:val="22"/>
          <w:sz w:val="22"/>
          <w:szCs w:val="22"/>
          <w:highlight w:val="yellow"/>
          <w:lang w:val="de-DE"/>
          <w:lang w:val="de-DE"/>
          <w:rPrChange w:id="0" w:author="Charlott Rubach" w:date="2026-01-30T09:35:00Z">
            <w:rPr>
              <w:szCs w:val="22"/>
            </w:rPr>
          </w:rPrChange>
        </w:rPr>
        <w:t xml:space="preserve"> im Rahmen des Sitzungskonzepts einer Kommunikationsbeziehung?</w:t>
      </w:r>
    </w:p>
    <w:p>
      <w:pPr>
        <w:pStyle w:val="Compact"/>
        <w:rPr>
          <w:sz w:val="22"/>
          <w:szCs w:val="22"/>
          <w:lang w:val="de-DE"/>
          <w:ins w:id="37" w:author="Charlott Rubach" w:date="2026-01-30T09:35:00Z"/>
        </w:rPr>
      </w:pPr>
      <w:ins w:id="36" w:author="Charlott Rubach" w:date="2026-01-30T09:35:00Z">
        <w:r>
          <w:rPr>
            <w:sz w:val="22"/>
            <w:szCs w:val="22"/>
            <w:lang w:val="de-DE"/>
          </w:rPr>
        </w:r>
      </w:ins>
    </w:p>
    <w:p>
      <w:pPr>
        <w:pStyle w:val="Compact"/>
        <w:rPr>
          <w:sz w:val="22"/>
          <w:szCs w:val="22"/>
          <w:lang w:val="de-DE"/>
          <w:ins w:id="39" w:author="Charlott Rubach" w:date="2026-01-30T09:35:00Z"/>
        </w:rPr>
      </w:pPr>
      <w:ins w:id="38" w:author="Charlott Rubach" w:date="2026-01-30T09:35:00Z">
        <w:r>
          <w:rPr>
            <w:sz w:val="22"/>
            <w:szCs w:val="22"/>
            <w:lang w:val="de-DE"/>
          </w:rPr>
        </w:r>
      </w:ins>
    </w:p>
    <w:p>
      <w:pPr>
        <w:pStyle w:val="Compact"/>
        <w:rPr>
          <w:sz w:val="22"/>
          <w:szCs w:val="22"/>
          <w:lang w:val="de-DE"/>
          <w:ins w:id="41" w:author="Charlott Rubach" w:date="2026-01-30T09:35:00Z"/>
        </w:rPr>
      </w:pPr>
      <w:ins w:id="40" w:author="Charlott Rubach" w:date="2026-01-30T09:35:00Z">
        <w:r>
          <w:rPr>
            <w:sz w:val="22"/>
            <w:szCs w:val="22"/>
            <w:lang w:val="de-DE"/>
          </w:rPr>
        </w:r>
      </w:ins>
    </w:p>
    <w:p>
      <w:pPr>
        <w:pStyle w:val="Compact"/>
        <w:rPr>
          <w:sz w:val="22"/>
          <w:szCs w:val="22"/>
          <w:lang w:val="de-DE"/>
          <w:ins w:id="43" w:author="Charlott Rubach" w:date="2026-01-30T09:35:00Z"/>
        </w:rPr>
      </w:pPr>
      <w:ins w:id="42" w:author="Charlott Rubach" w:date="2026-01-30T09:35:00Z">
        <w:r>
          <w:rPr>
            <w:sz w:val="22"/>
            <w:szCs w:val="22"/>
            <w:lang w:val="de-DE"/>
          </w:rPr>
        </w:r>
      </w:ins>
    </w:p>
    <w:p>
      <w:pPr>
        <w:pStyle w:val="Compact"/>
        <w:rPr>
          <w:sz w:val="22"/>
          <w:szCs w:val="22"/>
          <w:lang w:val="de-DE"/>
          <w:ins w:id="45" w:author="Charlott Rubach" w:date="2026-01-30T09:35:00Z"/>
        </w:rPr>
      </w:pPr>
      <w:ins w:id="44" w:author="Charlott Rubach" w:date="2026-01-30T09:35:00Z">
        <w:r>
          <w:rPr>
            <w:sz w:val="22"/>
            <w:szCs w:val="22"/>
            <w:lang w:val="de-DE"/>
          </w:rPr>
        </w:r>
      </w:ins>
    </w:p>
    <w:p>
      <w:pPr>
        <w:pStyle w:val="Compact"/>
        <w:rPr>
          <w:sz w:val="22"/>
          <w:szCs w:val="22"/>
          <w:lang w:val="de-DE"/>
        </w:rPr>
        <w:pPrChange w:id="0" w:author="Charlott Rubach" w:date="2026-01-30T09:29:00Z">
          <w:pPr>
            <w:pStyle w:val="Compact"/>
            <w:numPr>
              <w:ilvl w:val="0"/>
              <w:numId w:val="1"/>
            </w:numPr>
            <w:tabs>
              <w:tab w:val="left" w:pos="0" w:leader="none"/>
            </w:tabs>
            <w:ind w:hanging="360" w:start="1440"/>
          </w:pPr>
        </w:pPrChange>
      </w:pPr>
      <w:r>
        <w:rPr>
          <w:sz w:val="22"/>
          <w:szCs w:val="22"/>
          <w:lang w:val="de-DE"/>
        </w:rPr>
      </w:r>
    </w:p>
    <w:p>
      <w:pPr>
        <w:pStyle w:val="Heading2"/>
        <w:rPr>
          <w:lang w:val="de-DE"/>
        </w:rPr>
      </w:pPr>
      <w:r>
        <w:rPr>
          <w:lang w:val="de-DE"/>
        </w:rPr>
        <w:t>Sprachqualität/Language</w:t>
      </w:r>
    </w:p>
    <w:p>
      <w:pPr>
        <w:pStyle w:val="FirstParagraph"/>
        <w:rPr>
          <w:sz w:val="22"/>
          <w:szCs w:val="22"/>
          <w:lang w:val="de-DE"/>
          <w:ins w:id="46" w:author="Charlott Rubach" w:date="2026-01-30T09:35:00Z"/>
        </w:rPr>
      </w:pPr>
      <w:r>
        <w:rPr>
          <w:b/>
          <w:bCs/>
          <w:sz w:val="22"/>
          <w:szCs w:val="22"/>
          <w:lang w:val="de-DE"/>
        </w:rPr>
        <w:t>Fragestellung:</w:t>
      </w:r>
      <w:r>
        <w:rPr>
          <w:sz w:val="22"/>
          <w:szCs w:val="22"/>
          <w:lang w:val="de-DE"/>
        </w:rPr>
        <w:t xml:space="preserve"> Wie angemessen ist die sprachliche Qualität der Frage?</w:t>
      </w:r>
    </w:p>
    <w:p>
      <w:pPr>
        <w:pStyle w:val="FirstParagraph"/>
        <w:rPr>
          <w:color w:themeColor="accent4" w:val="8E03A3"/>
          <w:sz w:val="16"/>
          <w:szCs w:val="16"/>
          <w:lang w:val="de-DE"/>
          <w:ins w:id="48" w:author="Charlott Rubach" w:date="2026-01-30T09:35:00Z"/>
        </w:rPr>
      </w:pPr>
      <w:ins w:id="47" w:author="Charlott Rubach" w:date="2026-01-30T09:35:00Z">
        <w:r>
          <w:rPr>
            <w:color w:themeColor="accent4" w:val="8E03A3"/>
            <w:sz w:val="16"/>
            <w:szCs w:val="16"/>
            <w:lang w:val="de-DE"/>
          </w:rPr>
          <w:t xml:space="preserve">Perspektive: Dozierende </w:t>
        </w:r>
      </w:ins>
    </w:p>
    <w:p>
      <w:pPr>
        <w:pStyle w:val="BodyText"/>
        <w:rPr>
          <w:color w:themeColor="accent4" w:val="8E03A3"/>
          <w:sz w:val="16"/>
          <w:szCs w:val="16"/>
          <w:lang w:val="de-DE"/>
          <w:ins w:id="50" w:author="Charlott Rubach" w:date="2026-01-30T09:35:00Z"/>
        </w:rPr>
      </w:pPr>
      <w:ins w:id="49" w:author="Charlott Rubach" w:date="2026-01-30T09:35:00Z">
        <w:r>
          <w:rPr>
            <w:color w:themeColor="accent4" w:val="8E03A3"/>
            <w:sz w:val="16"/>
            <w:szCs w:val="16"/>
            <w:lang w:val="de-DE"/>
          </w:rPr>
          <w:t xml:space="preserve">Kategorien: sprachliche Verständlichkeit (Grammatik); Präzision </w:t>
        </w:r>
      </w:ins>
    </w:p>
    <w:p>
      <w:pPr>
        <w:pStyle w:val="BodyText"/>
        <w:rPr>
          <w:color w:themeColor="accent4" w:val="8E03A3"/>
          <w:sz w:val="16"/>
          <w:szCs w:val="16"/>
          <w:lang w:val="de-DE"/>
          <w:ins w:id="52" w:author="Charlott Rubach" w:date="2026-01-30T09:35:00Z"/>
        </w:rPr>
      </w:pPr>
      <w:ins w:id="51" w:author="Charlott Rubach" w:date="2026-01-30T09:35:00Z">
        <w:r>
          <w:rPr>
            <w:color w:themeColor="accent4" w:val="8E03A3"/>
            <w:sz w:val="16"/>
            <w:szCs w:val="16"/>
            <w:lang w:val="de-DE"/>
          </w:rPr>
          <w:t xml:space="preserve">Bewerter:innen: Cap &amp; Rubach </w:t>
        </w:r>
      </w:ins>
    </w:p>
    <w:p>
      <w:pPr>
        <w:pStyle w:val="BodyText"/>
        <w:rPr>
          <w:color w:themeColor="accent4" w:val="8E03A3"/>
          <w:sz w:val="16"/>
          <w:szCs w:val="16"/>
          <w:lang w:val="de-DE"/>
        </w:rPr>
        <w:pPrChange w:id="0" w:author="Charlott Rubach" w:date="2026-01-30T09:35:00Z">
          <w:pPr>
            <w:pStyle w:val="FirstParagraph"/>
          </w:pPr>
        </w:pPrChange>
      </w:pPr>
      <w:ins w:id="53" w:author="Charlott Rubach" w:date="2026-01-30T09:35:00Z">
        <w:r>
          <w:rPr>
            <w:color w:themeColor="accent4" w:val="8E03A3"/>
            <w:sz w:val="16"/>
            <w:szCs w:val="16"/>
            <w:lang w:val="de-DE"/>
          </w:rPr>
          <w:t xml:space="preserve">Hinweis: </w:t>
        </w:r>
      </w:ins>
      <w:ins w:id="54" w:author="Charlott Rubach" w:date="2026-01-30T09:35:00Z">
        <w:r>
          <w:rPr>
            <w:color w:themeColor="accent4" w:val="8E03A3"/>
            <w:sz w:val="16"/>
            <w:szCs w:val="16"/>
            <w:lang w:val="de-DE"/>
          </w:rPr>
          <w:t xml:space="preserve">hier geht es nicht um Inhalt </w:t>
        </w:r>
      </w:ins>
    </w:p>
    <w:p>
      <w:pPr>
        <w:pStyle w:val="Compact"/>
        <w:numPr>
          <w:ilvl w:val="0"/>
          <w:numId w:val="1"/>
        </w:numPr>
        <w:rPr>
          <w:sz w:val="22"/>
          <w:szCs w:val="22"/>
          <w:lang w:val="de-DE"/>
        </w:rPr>
      </w:pPr>
      <w:r>
        <w:rPr>
          <w:b/>
          <w:bCs/>
          <w:sz w:val="22"/>
          <w:sz w:val="22"/>
          <w:szCs w:val="22"/>
          <w:lang w:val="de-DE"/>
          <w:rPrChange w:id="0" w:author="Charlott Rubach" w:date="2026-01-30T09:35:00Z">
            <w:rPr>
              <w:b/>
              <w:szCs w:val="22"/>
              <w:bCs/>
            </w:rPr>
          </w:rPrChange>
        </w:rPr>
        <w:t>5 - Ausgezeichnet:</w:t>
      </w:r>
      <w:r>
        <w:rPr>
          <w:sz w:val="22"/>
          <w:sz w:val="22"/>
          <w:szCs w:val="22"/>
          <w:lang w:val="de-DE"/>
          <w:rPrChange w:id="0" w:author="Charlott Rubach" w:date="2026-01-30T09:35:00Z">
            <w:rPr>
              <w:szCs w:val="22"/>
            </w:rPr>
          </w:rPrChange>
        </w:rPr>
        <w:t xml:space="preserve"> Präzise, angemessen, gut verständlich</w:t>
      </w:r>
    </w:p>
    <w:p>
      <w:pPr>
        <w:pStyle w:val="Compact"/>
        <w:numPr>
          <w:ilvl w:val="1"/>
          <w:numId w:val="1"/>
        </w:numPr>
        <w:rPr>
          <w:sz w:val="22"/>
          <w:szCs w:val="22"/>
          <w:lang w:val="de-DE"/>
        </w:rPr>
      </w:pPr>
      <w:r>
        <w:rPr>
          <w:sz w:val="22"/>
          <w:szCs w:val="22"/>
          <w:lang w:val="de-DE"/>
        </w:rPr>
        <w:t>Bsp.: “Ermitteln Sie, welche OSI-Schicht für das Setzen von Synchronisationspunkten verantwortlich ist, und erläutern Sie deren Zweck.”</w:t>
      </w:r>
    </w:p>
    <w:p>
      <w:pPr>
        <w:pStyle w:val="Compact"/>
        <w:numPr>
          <w:ilvl w:val="0"/>
          <w:numId w:val="1"/>
        </w:numPr>
        <w:rPr>
          <w:sz w:val="22"/>
          <w:szCs w:val="22"/>
        </w:rPr>
      </w:pPr>
      <w:r>
        <w:rPr>
          <w:b/>
          <w:bCs/>
          <w:sz w:val="22"/>
          <w:szCs w:val="22"/>
        </w:rPr>
        <w:t>4 - Gut:</w:t>
      </w:r>
      <w:r>
        <w:rPr>
          <w:sz w:val="22"/>
          <w:szCs w:val="22"/>
        </w:rPr>
        <w:t xml:space="preserve"> Verständlich mit kleinen Schwächen</w:t>
      </w:r>
    </w:p>
    <w:p>
      <w:pPr>
        <w:pStyle w:val="Compact"/>
        <w:numPr>
          <w:ilvl w:val="0"/>
          <w:numId w:val="1"/>
        </w:numPr>
        <w:rPr>
          <w:sz w:val="22"/>
          <w:szCs w:val="22"/>
        </w:rPr>
      </w:pPr>
      <w:r>
        <w:rPr>
          <w:b/>
          <w:bCs/>
          <w:sz w:val="22"/>
          <w:szCs w:val="22"/>
        </w:rPr>
        <w:t>3 - Befriedigend:</w:t>
      </w:r>
      <w:r>
        <w:rPr>
          <w:sz w:val="22"/>
          <w:szCs w:val="22"/>
        </w:rPr>
        <w:t xml:space="preserve"> Umständlich oder unpräzise</w:t>
      </w:r>
    </w:p>
    <w:p>
      <w:pPr>
        <w:pStyle w:val="Compact"/>
        <w:numPr>
          <w:ilvl w:val="0"/>
          <w:numId w:val="1"/>
        </w:numPr>
        <w:rPr>
          <w:sz w:val="22"/>
          <w:szCs w:val="22"/>
          <w:lang w:val="de-DE"/>
        </w:rPr>
      </w:pPr>
      <w:r>
        <w:rPr>
          <w:b/>
          <w:bCs/>
          <w:sz w:val="22"/>
          <w:szCs w:val="22"/>
          <w:lang w:val="de-DE"/>
        </w:rPr>
        <w:t>2 - Mangelhaft:</w:t>
      </w:r>
      <w:r>
        <w:rPr>
          <w:sz w:val="22"/>
          <w:szCs w:val="22"/>
          <w:lang w:val="de-DE"/>
        </w:rPr>
        <w:t xml:space="preserve"> Schwerfällig, weitschweifig oder unnötig komplex</w:t>
      </w:r>
    </w:p>
    <w:p>
      <w:pPr>
        <w:pStyle w:val="Compact"/>
        <w:numPr>
          <w:ilvl w:val="0"/>
          <w:numId w:val="1"/>
        </w:numPr>
        <w:rPr>
          <w:strike/>
          <w:sz w:val="22"/>
          <w:szCs w:val="22"/>
          <w:lang w:val="de-DE"/>
        </w:rPr>
      </w:pPr>
      <w:r>
        <w:rPr>
          <w:b/>
          <w:bCs/>
          <w:sz w:val="22"/>
          <w:sz w:val="22"/>
          <w:szCs w:val="22"/>
          <w:lang w:val="de-DE"/>
          <w:rPrChange w:id="0" w:author="Charlott Rubach" w:date="2026-01-30T09:36:00Z">
            <w:rPr>
              <w:b/>
              <w:szCs w:val="22"/>
              <w:bCs/>
            </w:rPr>
          </w:rPrChange>
        </w:rPr>
        <w:t>1 - Ungenügend:</w:t>
      </w:r>
      <w:r>
        <w:rPr>
          <w:sz w:val="22"/>
          <w:sz w:val="22"/>
          <w:szCs w:val="22"/>
          <w:lang w:val="de-DE"/>
          <w:rPrChange w:id="0" w:author="Charlott Rubach" w:date="2026-01-30T09:36:00Z">
            <w:rPr>
              <w:szCs w:val="22"/>
            </w:rPr>
          </w:rPrChange>
        </w:rPr>
        <w:t xml:space="preserve"> </w:t>
      </w:r>
      <w:del w:id="59" w:author="Charlott Rubach" w:date="2026-01-30T09:36:00Z">
        <w:r>
          <w:rPr>
            <w:sz w:val="22"/>
            <w:szCs w:val="22"/>
            <w:lang w:val="de-DE"/>
          </w:rPr>
          <w:delText xml:space="preserve">Schwer </w:delText>
        </w:r>
      </w:del>
      <w:ins w:id="60" w:author="Charlott Rubach" w:date="2026-01-30T09:36:00Z">
        <w:r>
          <w:rPr>
            <w:sz w:val="22"/>
            <w:szCs w:val="22"/>
            <w:lang w:val="de-DE"/>
          </w:rPr>
          <w:t xml:space="preserve">gar nicht </w:t>
        </w:r>
      </w:ins>
      <w:r>
        <w:rPr>
          <w:sz w:val="22"/>
          <w:sz w:val="22"/>
          <w:szCs w:val="22"/>
          <w:lang w:val="de-DE"/>
          <w:rPrChange w:id="0" w:author="Charlott Rubach" w:date="2026-01-30T09:36:00Z">
            <w:rPr>
              <w:szCs w:val="22"/>
            </w:rPr>
          </w:rPrChange>
        </w:rPr>
        <w:t xml:space="preserve">verständlich </w:t>
      </w:r>
      <w:r>
        <w:rPr>
          <w:strike/>
          <w:sz w:val="22"/>
          <w:sz w:val="22"/>
          <w:szCs w:val="22"/>
          <w:lang w:val="de-DE"/>
          <w:rPrChange w:id="0" w:author="Charlott Rubach" w:date="2026-01-30T09:36:00Z">
            <w:rPr>
              <w:szCs w:val="22"/>
            </w:rPr>
          </w:rPrChange>
        </w:rPr>
        <w:t>oder unangemessen</w:t>
      </w:r>
    </w:p>
    <w:p>
      <w:pPr>
        <w:pStyle w:val="Compact"/>
        <w:numPr>
          <w:ilvl w:val="1"/>
          <w:numId w:val="1"/>
        </w:numPr>
        <w:rPr>
          <w:sz w:val="22"/>
          <w:szCs w:val="22"/>
          <w:lang w:val="de-DE"/>
        </w:rPr>
      </w:pPr>
      <w:bookmarkStart w:id="12" w:name="sprachqualitätlanguage"/>
      <w:r>
        <w:rPr>
          <w:sz w:val="22"/>
          <w:szCs w:val="22"/>
          <w:lang w:val="de-DE"/>
        </w:rPr>
        <w:t>Bsp.: “Im Kontext der vielschichtigen und diversen Betrachtungsweise der Aufgabenbereiche, die dem Physical Layer im Rahmen des OSI-Referenzmodells zugeschrieben werden können, erläutern Sie diese unter Berücksichtigung sämtlicher relevanter Aspekte.”</w:t>
      </w:r>
      <w:bookmarkEnd w:id="12"/>
    </w:p>
    <w:p>
      <w:pPr>
        <w:pStyle w:val="Heading2"/>
        <w:rPr>
          <w:lang w:val="de-DE"/>
        </w:rPr>
      </w:pPr>
      <w:r>
        <w:rPr>
          <w:lang w:val="de-DE"/>
        </w:rPr>
        <w:t>Korrektheit/Correctness</w:t>
      </w:r>
      <w:ins w:id="63" w:author="Charlott Rubach" w:date="2026-01-30T09:40:00Z">
        <w:r>
          <w:rPr>
            <w:lang w:val="de-DE"/>
          </w:rPr>
          <w:t xml:space="preserve"> (nur für Antworten) </w:t>
        </w:r>
      </w:ins>
    </w:p>
    <w:p>
      <w:pPr>
        <w:pStyle w:val="FirstParagraph"/>
        <w:rPr>
          <w:sz w:val="22"/>
          <w:szCs w:val="22"/>
          <w:lang w:val="de-DE"/>
          <w:ins w:id="64" w:author="Charlott Rubach" w:date="2026-01-30T09:36:00Z"/>
        </w:rPr>
      </w:pPr>
      <w:r>
        <w:rPr>
          <w:b/>
          <w:bCs/>
          <w:sz w:val="22"/>
          <w:szCs w:val="22"/>
          <w:lang w:val="de-DE"/>
        </w:rPr>
        <w:t>Fragestellung:</w:t>
      </w:r>
      <w:r>
        <w:rPr>
          <w:sz w:val="22"/>
          <w:szCs w:val="22"/>
          <w:lang w:val="de-DE"/>
        </w:rPr>
        <w:t xml:space="preserve"> Wie korrekt sind die in der Frage selbst enthaltenen Aussagen, Annahmen oder impliziten Behauptungen bezogen auf den Text?</w:t>
      </w:r>
    </w:p>
    <w:p>
      <w:pPr>
        <w:pStyle w:val="FirstParagraph"/>
        <w:rPr>
          <w:color w:themeColor="accent4" w:val="8E03A3"/>
          <w:sz w:val="16"/>
          <w:szCs w:val="16"/>
          <w:lang w:val="de-DE"/>
          <w:ins w:id="66" w:author="Charlott Rubach" w:date="2026-01-30T09:36:00Z"/>
        </w:rPr>
      </w:pPr>
      <w:ins w:id="65" w:author="Charlott Rubach" w:date="2026-01-30T09:36:00Z">
        <w:r>
          <w:rPr>
            <w:color w:themeColor="accent4" w:val="8E03A3"/>
            <w:sz w:val="16"/>
            <w:szCs w:val="16"/>
            <w:lang w:val="de-DE"/>
          </w:rPr>
          <w:t xml:space="preserve">Perspektive: Dozierende </w:t>
        </w:r>
      </w:ins>
    </w:p>
    <w:p>
      <w:pPr>
        <w:pStyle w:val="BodyText"/>
        <w:rPr>
          <w:color w:themeColor="accent4" w:val="8E03A3"/>
          <w:sz w:val="16"/>
          <w:szCs w:val="16"/>
          <w:lang w:val="de-DE"/>
          <w:ins w:id="73" w:author="Charlott Rubach" w:date="2026-01-30T09:36:00Z"/>
        </w:rPr>
      </w:pPr>
      <w:ins w:id="67" w:author="Charlott Rubach" w:date="2026-01-30T09:36:00Z">
        <w:r>
          <w:rPr>
            <w:color w:themeColor="accent4" w:val="8E03A3"/>
            <w:sz w:val="16"/>
            <w:szCs w:val="16"/>
            <w:lang w:val="de-DE"/>
          </w:rPr>
          <w:t xml:space="preserve">Kategorien: Passung </w:t>
        </w:r>
      </w:ins>
      <w:ins w:id="68" w:author="Charlott Rubach" w:date="2026-01-30T09:40:00Z">
        <w:r>
          <w:rPr>
            <w:color w:themeColor="accent4" w:val="8E03A3"/>
            <w:sz w:val="16"/>
            <w:szCs w:val="16"/>
            <w:lang w:val="de-DE"/>
          </w:rPr>
          <w:t>Antwort</w:t>
        </w:r>
      </w:ins>
      <w:ins w:id="69" w:author="Charlott Rubach" w:date="2026-01-30T09:37:00Z">
        <w:r>
          <w:rPr>
            <w:color w:themeColor="accent4" w:val="8E03A3"/>
            <w:sz w:val="16"/>
            <w:szCs w:val="16"/>
            <w:lang w:val="de-DE"/>
          </w:rPr>
          <w:t xml:space="preserve"> zu </w:t>
        </w:r>
      </w:ins>
      <w:ins w:id="70" w:author="Charlott Rubach" w:date="2026-01-30T09:37:00Z">
        <w:r>
          <w:rPr>
            <w:color w:themeColor="accent6" w:val="C9211E"/>
            <w:color w:themeColor="accent4" w:val="8E03A3"/>
            <w:sz w:val="16"/>
            <w:sz w:val="16"/>
            <w:szCs w:val="16"/>
            <w:lang w:val="de-DE"/>
            <w:lang w:val="de-DE"/>
            <w:rPrChange w:id="0" w:author="Charlott Rubach" w:date="2026-01-30T09:40:00Z">
              <w:rPr>
                <w:szCs w:val="16"/>
              </w:rPr>
            </w:rPrChange>
          </w:rPr>
          <w:t xml:space="preserve">Textinhalt </w:t>
        </w:r>
      </w:ins>
      <w:ins w:id="72" w:author="Charlott Rubach" w:date="2026-01-30T09:40:00Z">
        <w:r>
          <w:rPr>
            <w:color w:themeColor="accent6" w:val="C9211E"/>
            <w:sz w:val="16"/>
            <w:szCs w:val="16"/>
            <w:lang w:val="de-DE"/>
          </w:rPr>
          <w:t>&amp; Frage (evtl. 2 Kategorien)</w:t>
        </w:r>
      </w:ins>
    </w:p>
    <w:p>
      <w:pPr>
        <w:pStyle w:val="BodyText"/>
        <w:rPr>
          <w:color w:themeColor="accent4" w:val="8E03A3"/>
          <w:sz w:val="16"/>
          <w:szCs w:val="16"/>
          <w:lang w:val="de-DE"/>
          <w:ins w:id="75" w:author="Charlott Rubach" w:date="2026-01-30T09:36:00Z"/>
        </w:rPr>
      </w:pPr>
      <w:ins w:id="74" w:author="Charlott Rubach" w:date="2026-01-30T09:36:00Z">
        <w:r>
          <w:rPr>
            <w:color w:themeColor="accent4" w:val="8E03A3"/>
            <w:sz w:val="16"/>
            <w:szCs w:val="16"/>
            <w:lang w:val="de-DE"/>
          </w:rPr>
          <w:t xml:space="preserve">Bewerter:innen: Cap </w:t>
        </w:r>
      </w:ins>
    </w:p>
    <w:p>
      <w:pPr>
        <w:pStyle w:val="BodyText"/>
        <w:rPr>
          <w:color w:themeColor="accent4" w:val="8E03A3"/>
          <w:sz w:val="16"/>
          <w:szCs w:val="16"/>
          <w:lang w:val="de-DE"/>
          <w:ins w:id="77" w:author="Charlott Rubach" w:date="2026-01-30T09:38:00Z"/>
        </w:rPr>
      </w:pPr>
      <w:ins w:id="76" w:author="Charlott Rubach" w:date="2026-01-30T09:36:00Z">
        <w:r>
          <w:rPr>
            <w:color w:themeColor="accent4" w:val="8E03A3"/>
            <w:sz w:val="16"/>
            <w:szCs w:val="16"/>
            <w:lang w:val="de-DE"/>
          </w:rPr>
          <w:t xml:space="preserve">Hinweis: hier geht es nicht um Inhalt </w:t>
        </w:r>
      </w:ins>
    </w:p>
    <w:p>
      <w:pPr>
        <w:pStyle w:val="BodyText"/>
        <w:rPr>
          <w:color w:themeColor="accent4" w:val="8E03A3"/>
          <w:sz w:val="16"/>
          <w:szCs w:val="16"/>
          <w:lang w:val="de-DE"/>
          <w:del w:id="79" w:author="Charlott Rubach" w:date="2026-01-30T09:40:00Z"/>
        </w:rPr>
        <w:pPrChange w:id="0" w:author="Charlott Rubach" w:date="2026-01-30T09:36:00Z">
          <w:pPr>
            <w:pStyle w:val="FirstParagraph"/>
          </w:pPr>
        </w:pPrChange>
      </w:pPr>
      <w:del w:id="78" w:author="Charlott Rubach" w:date="2026-01-30T09:40:00Z">
        <w:r>
          <w:rPr>
            <w:color w:themeColor="accent4" w:val="8E03A3"/>
            <w:sz w:val="16"/>
            <w:szCs w:val="16"/>
            <w:lang w:val="de-DE"/>
          </w:rPr>
        </w:r>
      </w:del>
    </w:p>
    <w:p>
      <w:pPr>
        <w:pStyle w:val="Compact"/>
        <w:numPr>
          <w:ilvl w:val="0"/>
          <w:numId w:val="1"/>
        </w:numPr>
        <w:rPr>
          <w:sz w:val="22"/>
          <w:szCs w:val="22"/>
          <w:lang w:val="de-DE"/>
        </w:rPr>
      </w:pPr>
      <w:r>
        <w:rPr>
          <w:b/>
          <w:bCs/>
          <w:sz w:val="22"/>
          <w:szCs w:val="22"/>
          <w:lang w:val="de-DE"/>
        </w:rPr>
        <w:t>5 - Vollständig korrekt:</w:t>
      </w:r>
      <w:r>
        <w:rPr>
          <w:sz w:val="22"/>
          <w:szCs w:val="22"/>
          <w:lang w:val="de-DE"/>
        </w:rPr>
        <w:t xml:space="preserve"> Alle </w:t>
      </w:r>
      <w:r>
        <w:rPr>
          <w:color w:themeColor="accent6" w:val="C9211E"/>
          <w:sz w:val="22"/>
          <w:sz w:val="22"/>
          <w:szCs w:val="22"/>
          <w:lang w:val="de-DE"/>
          <w:lang w:val="de-DE"/>
          <w:rPrChange w:id="0" w:author="Charlott Rubach" w:date="2026-01-30T09:38:00Z">
            <w:rPr>
              <w:szCs w:val="22"/>
            </w:rPr>
          </w:rPrChange>
        </w:rPr>
        <w:t>Aussagen</w:t>
      </w:r>
      <w:r>
        <w:rPr>
          <w:sz w:val="22"/>
          <w:szCs w:val="22"/>
          <w:lang w:val="de-DE"/>
        </w:rPr>
        <w:t xml:space="preserve"> </w:t>
      </w:r>
      <w:r>
        <w:rPr>
          <w:color w:themeColor="accent6" w:val="C9211E"/>
          <w:sz w:val="22"/>
          <w:sz w:val="22"/>
          <w:szCs w:val="22"/>
          <w:lang w:val="de-DE"/>
          <w:lang w:val="de-DE"/>
          <w:rPrChange w:id="0" w:author="Charlott Rubach" w:date="2026-01-30T09:38:00Z">
            <w:rPr>
              <w:szCs w:val="22"/>
            </w:rPr>
          </w:rPrChange>
        </w:rPr>
        <w:t>entsprechen</w:t>
      </w:r>
      <w:r>
        <w:rPr>
          <w:sz w:val="22"/>
          <w:szCs w:val="22"/>
          <w:lang w:val="de-DE"/>
        </w:rPr>
        <w:t xml:space="preserve"> dem Textinhalt</w:t>
      </w:r>
    </w:p>
    <w:p>
      <w:pPr>
        <w:pStyle w:val="Compact"/>
        <w:numPr>
          <w:ilvl w:val="1"/>
          <w:numId w:val="1"/>
        </w:numPr>
        <w:rPr>
          <w:sz w:val="22"/>
          <w:szCs w:val="22"/>
          <w:lang w:val="de-DE"/>
        </w:rPr>
      </w:pPr>
      <w:r>
        <w:rPr>
          <w:sz w:val="22"/>
          <w:szCs w:val="22"/>
          <w:lang w:val="de-DE"/>
        </w:rPr>
        <w:t>Bsp.: “Beschreiben Sie, wie der Network Layer die Kommunikation zwischen Geräten in unterschiedlichen Netzen ermöglicht.”</w:t>
      </w:r>
    </w:p>
    <w:p>
      <w:pPr>
        <w:pStyle w:val="Compact"/>
        <w:numPr>
          <w:ilvl w:val="0"/>
          <w:numId w:val="1"/>
        </w:numPr>
        <w:rPr>
          <w:sz w:val="22"/>
          <w:szCs w:val="22"/>
          <w:lang w:val="de-DE"/>
        </w:rPr>
      </w:pPr>
      <w:r>
        <w:rPr>
          <w:b/>
          <w:bCs/>
          <w:sz w:val="22"/>
          <w:szCs w:val="22"/>
          <w:lang w:val="de-DE"/>
        </w:rPr>
        <w:t>4 - Überwiegend korrekt:</w:t>
      </w:r>
      <w:r>
        <w:rPr>
          <w:sz w:val="22"/>
          <w:szCs w:val="22"/>
          <w:lang w:val="de-DE"/>
        </w:rPr>
        <w:t xml:space="preserve"> Überwiegend korrekt, minimale Ungenauigkeiten</w:t>
      </w:r>
    </w:p>
    <w:p>
      <w:pPr>
        <w:pStyle w:val="Compact"/>
        <w:numPr>
          <w:ilvl w:val="0"/>
          <w:numId w:val="1"/>
        </w:numPr>
        <w:rPr>
          <w:sz w:val="22"/>
          <w:szCs w:val="22"/>
          <w:lang w:val="de-DE"/>
        </w:rPr>
      </w:pPr>
      <w:r>
        <w:rPr>
          <w:b/>
          <w:bCs/>
          <w:sz w:val="22"/>
          <w:szCs w:val="22"/>
          <w:lang w:val="de-DE"/>
        </w:rPr>
        <w:t>3 - Teilweise korrekt:</w:t>
      </w:r>
      <w:r>
        <w:rPr>
          <w:sz w:val="22"/>
          <w:szCs w:val="22"/>
          <w:lang w:val="de-DE"/>
        </w:rPr>
        <w:t xml:space="preserve"> Erkennbare Ungenauigkeiten in der Frage</w:t>
      </w:r>
    </w:p>
    <w:p>
      <w:pPr>
        <w:pStyle w:val="Compact"/>
        <w:numPr>
          <w:ilvl w:val="0"/>
          <w:numId w:val="1"/>
        </w:numPr>
        <w:rPr>
          <w:sz w:val="22"/>
          <w:szCs w:val="22"/>
          <w:lang w:val="de-DE"/>
        </w:rPr>
      </w:pPr>
      <w:r>
        <w:rPr>
          <w:b/>
          <w:bCs/>
          <w:sz w:val="22"/>
          <w:szCs w:val="22"/>
          <w:lang w:val="de-DE"/>
        </w:rPr>
        <w:t>2 - Größtenteils inkorrekt:</w:t>
      </w:r>
      <w:r>
        <w:rPr>
          <w:sz w:val="22"/>
          <w:szCs w:val="22"/>
          <w:lang w:val="de-DE"/>
        </w:rPr>
        <w:t xml:space="preserve"> Mehrere falsche Aussagen oder Missverständnisse</w:t>
      </w:r>
    </w:p>
    <w:p>
      <w:pPr>
        <w:pStyle w:val="Compact"/>
        <w:numPr>
          <w:ilvl w:val="0"/>
          <w:numId w:val="1"/>
        </w:numPr>
        <w:rPr>
          <w:color w:themeColor="accent6" w:val="C9211E"/>
          <w:sz w:val="22"/>
          <w:szCs w:val="22"/>
          <w:lang w:val="de-DE"/>
        </w:rPr>
      </w:pPr>
      <w:r>
        <w:rPr>
          <w:b/>
          <w:bCs/>
          <w:sz w:val="22"/>
          <w:szCs w:val="22"/>
          <w:lang w:val="de-DE"/>
        </w:rPr>
        <w:t>1 - Völlig inkorrekt:</w:t>
      </w:r>
      <w:r>
        <w:rPr>
          <w:sz w:val="22"/>
          <w:szCs w:val="22"/>
          <w:lang w:val="de-DE"/>
        </w:rPr>
        <w:t xml:space="preserve"> Frage enthält grundlegend falsche </w:t>
      </w:r>
      <w:r>
        <w:rPr>
          <w:color w:themeColor="accent6" w:val="C9211E"/>
          <w:sz w:val="22"/>
          <w:sz w:val="22"/>
          <w:szCs w:val="22"/>
          <w:lang w:val="de-DE"/>
          <w:lang w:val="de-DE"/>
          <w:rPrChange w:id="0" w:author="Charlott Rubach" w:date="2026-01-30T09:38:00Z">
            <w:rPr>
              <w:szCs w:val="22"/>
            </w:rPr>
          </w:rPrChange>
        </w:rPr>
        <w:t>Behauptungen</w:t>
      </w:r>
    </w:p>
    <w:p>
      <w:pPr>
        <w:pStyle w:val="Compact"/>
        <w:numPr>
          <w:ilvl w:val="1"/>
          <w:numId w:val="1"/>
        </w:numPr>
        <w:rPr>
          <w:sz w:val="22"/>
          <w:szCs w:val="22"/>
          <w:lang w:val="de-DE"/>
        </w:rPr>
      </w:pPr>
      <w:bookmarkStart w:id="13" w:name="korrektheitcorrectness"/>
      <w:bookmarkStart w:id="14" w:name="X5adecf790d361ef61a0e462edd7ab013df4437a"/>
      <w:r>
        <w:rPr>
          <w:sz w:val="22"/>
          <w:szCs w:val="22"/>
          <w:lang w:val="de-DE"/>
        </w:rPr>
        <w:t>Bsp.: “Warum ist der Physical Layer für die Verschlüsselung von Daten zuständig?”</w:t>
      </w:r>
      <w:bookmarkEnd w:id="13"/>
      <w:bookmarkEnd w:id="14"/>
    </w:p>
    <w:p>
      <w:pPr>
        <w:pStyle w:val="Compact"/>
        <w:rPr>
          <w:lang w:val="de-DE"/>
        </w:rPr>
      </w:pPr>
      <w:r>
        <w:rPr>
          <w:lang w:val="de-DE"/>
        </w:rPr>
      </w:r>
    </w:p>
    <w:p>
      <w:pPr>
        <w:pStyle w:val="Heading2"/>
        <w:rPr>
          <w:color w:val="auto"/>
          <w:highlight w:val="cyan"/>
          <w:lang w:val="de-DE"/>
        </w:rPr>
      </w:pPr>
      <w:r>
        <w:rPr>
          <w:color w:val="auto"/>
          <w:highlight w:val="cyan"/>
          <w:lang w:val="de-DE"/>
        </w:rPr>
        <w:t>Bloom’s Level (Stufen 1-6)</w:t>
      </w:r>
    </w:p>
    <w:p>
      <w:pPr>
        <w:pStyle w:val="FirstParagraph"/>
        <w:rPr>
          <w:sz w:val="22"/>
          <w:szCs w:val="22"/>
          <w:highlight w:val="cyan"/>
          <w:lang w:val="de-DE"/>
          <w:ins w:id="83" w:author="Charlott Rubach" w:date="2026-01-30T09:41:00Z"/>
        </w:rPr>
      </w:pPr>
      <w:r>
        <w:rPr>
          <w:b/>
          <w:bCs/>
          <w:sz w:val="22"/>
          <w:szCs w:val="22"/>
          <w:highlight w:val="cyan"/>
          <w:lang w:val="de-DE"/>
        </w:rPr>
        <w:t>Fragestellung:</w:t>
      </w:r>
      <w:r>
        <w:rPr>
          <w:sz w:val="22"/>
          <w:szCs w:val="22"/>
          <w:highlight w:val="cyan"/>
          <w:lang w:val="de-DE"/>
        </w:rPr>
        <w:t xml:space="preserve"> Welche kognitive Stufe der Bloom’schen Taxonomie wird durch die Frage angesprochen?</w:t>
      </w:r>
    </w:p>
    <w:p>
      <w:pPr>
        <w:pStyle w:val="FirstParagraph"/>
        <w:rPr>
          <w:color w:themeColor="accent4" w:val="8E03A3"/>
          <w:sz w:val="16"/>
          <w:szCs w:val="16"/>
          <w:lang w:val="de-DE"/>
          <w:ins w:id="85" w:author="Charlott Rubach" w:date="2026-01-30T09:41:00Z"/>
        </w:rPr>
      </w:pPr>
      <w:ins w:id="84" w:author="Charlott Rubach" w:date="2026-01-30T09:41:00Z">
        <w:r>
          <w:rPr>
            <w:color w:themeColor="accent4" w:val="8E03A3"/>
            <w:sz w:val="16"/>
            <w:szCs w:val="16"/>
            <w:lang w:val="de-DE"/>
          </w:rPr>
          <w:t xml:space="preserve">Perspektive: Dozierende </w:t>
        </w:r>
      </w:ins>
    </w:p>
    <w:p>
      <w:pPr>
        <w:pStyle w:val="BodyText"/>
        <w:rPr>
          <w:color w:themeColor="accent4" w:val="8E03A3"/>
          <w:sz w:val="16"/>
          <w:szCs w:val="16"/>
          <w:lang w:val="de-DE"/>
          <w:ins w:id="90" w:author="Charlott Rubach" w:date="2026-01-30T09:41:00Z"/>
        </w:rPr>
      </w:pPr>
      <w:ins w:id="86" w:author="Charlott Rubach" w:date="2026-01-30T09:41:00Z">
        <w:r>
          <w:rPr>
            <w:color w:themeColor="accent4" w:val="8E03A3"/>
            <w:sz w:val="16"/>
            <w:szCs w:val="16"/>
            <w:lang w:val="de-DE"/>
          </w:rPr>
          <w:t>Kategorien: Passung Antwort zu</w:t>
        </w:r>
      </w:ins>
      <w:ins w:id="87" w:author="Charlott Rubach" w:date="2026-01-30T09:41:00Z">
        <w:r>
          <w:rPr>
            <w:color w:themeColor="accent4" w:val="8E03A3"/>
            <w:color w:themeColor="accent4" w:val="8E03A3"/>
            <w:sz w:val="16"/>
            <w:sz w:val="16"/>
            <w:szCs w:val="16"/>
            <w:lang w:val="de-DE"/>
            <w:lang w:val="de-DE"/>
            <w:rPrChange w:id="0" w:author="Charlott Rubach" w:date="2026-01-30T09:41:00Z">
              <w:rPr>
                <w:szCs w:val="16"/>
              </w:rPr>
            </w:rPrChange>
          </w:rPr>
          <w:t xml:space="preserve"> </w:t>
        </w:r>
      </w:ins>
      <w:ins w:id="89" w:author="Charlott Rubach" w:date="2026-01-30T09:41:00Z">
        <w:r>
          <w:rPr>
            <w:color w:themeColor="accent4" w:val="8E03A3"/>
            <w:sz w:val="16"/>
            <w:szCs w:val="16"/>
            <w:lang w:val="de-DE"/>
          </w:rPr>
          <w:t>Bloom</w:t>
        </w:r>
      </w:ins>
    </w:p>
    <w:p>
      <w:pPr>
        <w:pStyle w:val="BodyText"/>
        <w:rPr>
          <w:color w:themeColor="accent4" w:val="8E03A3"/>
          <w:sz w:val="16"/>
          <w:szCs w:val="16"/>
          <w:lang w:val="de-DE"/>
          <w:ins w:id="92" w:author="Charlott Rubach" w:date="2026-01-30T09:41:00Z"/>
        </w:rPr>
      </w:pPr>
      <w:ins w:id="91" w:author="Charlott Rubach" w:date="2026-01-30T09:41:00Z">
        <w:r>
          <w:rPr>
            <w:color w:themeColor="accent4" w:val="8E03A3"/>
            <w:sz w:val="16"/>
            <w:szCs w:val="16"/>
            <w:lang w:val="de-DE"/>
          </w:rPr>
          <w:t xml:space="preserve">Bewerter:innen: Rubach &amp; Cap </w:t>
        </w:r>
      </w:ins>
    </w:p>
    <w:p>
      <w:pPr>
        <w:pStyle w:val="BodyText"/>
        <w:rPr>
          <w:color w:themeColor="accent4" w:val="8E03A3"/>
          <w:sz w:val="16"/>
          <w:szCs w:val="16"/>
          <w:lang w:val="de-DE"/>
        </w:rPr>
        <w:pPrChange w:id="0" w:author="Charlott Rubach" w:date="2026-01-30T09:41:00Z">
          <w:pPr>
            <w:pStyle w:val="FirstParagraph"/>
          </w:pPr>
        </w:pPrChange>
      </w:pPr>
      <w:ins w:id="93" w:author="Charlott Rubach" w:date="2026-01-30T09:41:00Z">
        <w:r>
          <w:rPr>
            <w:color w:themeColor="accent4" w:val="8E03A3"/>
            <w:sz w:val="16"/>
            <w:szCs w:val="16"/>
            <w:lang w:val="de-DE"/>
          </w:rPr>
          <w:t xml:space="preserve">Hinweis: </w:t>
        </w:r>
      </w:ins>
    </w:p>
    <w:p>
      <w:pPr>
        <w:pStyle w:val="Compact"/>
        <w:numPr>
          <w:ilvl w:val="0"/>
          <w:numId w:val="15"/>
        </w:numPr>
        <w:rPr>
          <w:sz w:val="22"/>
          <w:szCs w:val="22"/>
          <w:highlight w:val="cyan"/>
          <w:lang w:val="de-DE"/>
        </w:rPr>
      </w:pPr>
      <w:r>
        <w:rPr>
          <w:b/>
          <w:bCs/>
          <w:sz w:val="22"/>
          <w:szCs w:val="22"/>
          <w:highlight w:val="cyan"/>
          <w:lang w:val="de-DE"/>
        </w:rPr>
        <w:t>Remembering:</w:t>
      </w:r>
      <w:r>
        <w:rPr>
          <w:sz w:val="22"/>
          <w:szCs w:val="22"/>
          <w:highlight w:val="cyan"/>
          <w:lang w:val="de-DE"/>
        </w:rPr>
        <w:t xml:space="preserve"> Abruf relevanten Wissens aus dem Langzeitgedächtnis, indem der Schwerpunkt auf dem Erkennen und Erinnern von Fakten liegt.</w:t>
      </w:r>
    </w:p>
    <w:p>
      <w:pPr>
        <w:pStyle w:val="Compact"/>
        <w:numPr>
          <w:ilvl w:val="1"/>
          <w:numId w:val="9"/>
        </w:numPr>
        <w:rPr>
          <w:sz w:val="22"/>
          <w:szCs w:val="22"/>
          <w:highlight w:val="cyan"/>
          <w:lang w:val="de-DE"/>
        </w:rPr>
      </w:pPr>
      <w:r>
        <w:rPr>
          <w:sz w:val="22"/>
          <w:szCs w:val="22"/>
          <w:highlight w:val="cyan"/>
          <w:lang w:val="de-DE"/>
        </w:rPr>
        <w:t>Verben: Definieren, beschreiben, aufzählen, identifizieren, auflisten, zuordnen, benennen, skizzieren, zitieren, auswählen</w:t>
      </w:r>
    </w:p>
    <w:p>
      <w:pPr>
        <w:pStyle w:val="Compact"/>
        <w:numPr>
          <w:ilvl w:val="0"/>
          <w:numId w:val="11"/>
        </w:numPr>
        <w:rPr>
          <w:sz w:val="22"/>
          <w:szCs w:val="22"/>
          <w:highlight w:val="cyan"/>
          <w:lang w:val="de-DE"/>
        </w:rPr>
      </w:pPr>
      <w:r>
        <w:rPr>
          <w:b/>
          <w:bCs/>
          <w:sz w:val="22"/>
          <w:szCs w:val="22"/>
          <w:highlight w:val="cyan"/>
          <w:lang w:val="de-DE"/>
        </w:rPr>
        <w:t>Understanding:</w:t>
      </w:r>
      <w:r>
        <w:rPr>
          <w:sz w:val="22"/>
          <w:szCs w:val="22"/>
          <w:highlight w:val="cyan"/>
          <w:lang w:val="de-DE"/>
        </w:rPr>
        <w:t xml:space="preserve"> Erkennen der Bedeutung von Anweisungen, z.B. mündlicher, schriftlicher und grafischer Kommunikation.</w:t>
      </w:r>
    </w:p>
    <w:p>
      <w:pPr>
        <w:pStyle w:val="Compact"/>
        <w:numPr>
          <w:ilvl w:val="1"/>
          <w:numId w:val="9"/>
        </w:numPr>
        <w:rPr>
          <w:sz w:val="22"/>
          <w:szCs w:val="22"/>
          <w:highlight w:val="cyan"/>
          <w:lang w:val="de-DE"/>
        </w:rPr>
      </w:pPr>
      <w:r>
        <w:rPr>
          <w:sz w:val="22"/>
          <w:szCs w:val="22"/>
          <w:highlight w:val="cyan"/>
          <w:lang w:val="de-DE"/>
        </w:rPr>
        <w:t>Verben: Klarstellen, klassifizieren, vergleichen, gegenüberstellen, detaillieren, erklären, umschreiben, neu schreiben, zusammenfassen, übersetzen</w:t>
      </w:r>
    </w:p>
    <w:p>
      <w:pPr>
        <w:pStyle w:val="Compact"/>
        <w:numPr>
          <w:ilvl w:val="0"/>
          <w:numId w:val="11"/>
        </w:numPr>
        <w:rPr>
          <w:sz w:val="22"/>
          <w:szCs w:val="22"/>
          <w:highlight w:val="cyan"/>
          <w:lang w:val="de-DE"/>
        </w:rPr>
      </w:pPr>
      <w:r>
        <w:rPr>
          <w:b/>
          <w:bCs/>
          <w:sz w:val="22"/>
          <w:szCs w:val="22"/>
          <w:highlight w:val="cyan"/>
          <w:lang w:val="de-DE"/>
        </w:rPr>
        <w:t>Applying:</w:t>
      </w:r>
      <w:r>
        <w:rPr>
          <w:sz w:val="22"/>
          <w:szCs w:val="22"/>
          <w:highlight w:val="cyan"/>
          <w:lang w:val="de-DE"/>
        </w:rPr>
        <w:t xml:space="preserve"> Durchführen oder Anwenden eines Verfahrens in einer bestimmten Situation.</w:t>
      </w:r>
    </w:p>
    <w:p>
      <w:pPr>
        <w:pStyle w:val="Compact"/>
        <w:numPr>
          <w:ilvl w:val="1"/>
          <w:numId w:val="9"/>
        </w:numPr>
        <w:rPr>
          <w:sz w:val="22"/>
          <w:szCs w:val="22"/>
          <w:highlight w:val="cyan"/>
          <w:lang w:val="de-DE"/>
        </w:rPr>
      </w:pPr>
      <w:r>
        <w:rPr>
          <w:sz w:val="22"/>
          <w:szCs w:val="22"/>
          <w:highlight w:val="cyan"/>
          <w:lang w:val="de-DE"/>
        </w:rPr>
        <w:t>Verben: Anwenden, Berechnen, Vorführen, Ermitteln, Untersuchen, Veranschaulichen, Verändern, Simulieren, Lösen, Nutzen</w:t>
      </w:r>
    </w:p>
    <w:p>
      <w:pPr>
        <w:pStyle w:val="Compact"/>
        <w:numPr>
          <w:ilvl w:val="0"/>
          <w:numId w:val="11"/>
        </w:numPr>
        <w:rPr>
          <w:sz w:val="22"/>
          <w:szCs w:val="22"/>
          <w:highlight w:val="cyan"/>
          <w:lang w:val="de-DE"/>
        </w:rPr>
      </w:pPr>
      <w:r>
        <w:rPr>
          <w:b/>
          <w:bCs/>
          <w:sz w:val="22"/>
          <w:szCs w:val="22"/>
          <w:highlight w:val="cyan"/>
          <w:lang w:val="de-DE"/>
        </w:rPr>
        <w:t>Analyzing:</w:t>
      </w:r>
      <w:r>
        <w:rPr>
          <w:sz w:val="22"/>
          <w:szCs w:val="22"/>
          <w:highlight w:val="cyan"/>
          <w:lang w:val="de-DE"/>
        </w:rPr>
        <w:t xml:space="preserve"> Zerlegung von Material in seine Bestandteile und Bestimmung ihrer Beziehungen zueinander oder zu einer Gesamtstruktur oder einem Gesamtzweck.</w:t>
      </w:r>
    </w:p>
    <w:p>
      <w:pPr>
        <w:pStyle w:val="Compact"/>
        <w:numPr>
          <w:ilvl w:val="1"/>
          <w:numId w:val="9"/>
        </w:numPr>
        <w:rPr>
          <w:sz w:val="22"/>
          <w:szCs w:val="22"/>
          <w:highlight w:val="cyan"/>
          <w:lang w:val="de-DE"/>
        </w:rPr>
      </w:pPr>
      <w:r>
        <w:rPr>
          <w:sz w:val="22"/>
          <w:szCs w:val="22"/>
          <w:highlight w:val="cyan"/>
          <w:lang w:val="de-DE"/>
        </w:rPr>
        <w:t>Verben: Analysieren, zerlegen, erkennen, differenzieren, unterscheiden, prüfen, untersuchen, optimieren, in Beziehung setzen, trennen</w:t>
      </w:r>
    </w:p>
    <w:p>
      <w:pPr>
        <w:pStyle w:val="Compact"/>
        <w:numPr>
          <w:ilvl w:val="0"/>
          <w:numId w:val="11"/>
        </w:numPr>
        <w:rPr>
          <w:sz w:val="22"/>
          <w:szCs w:val="22"/>
          <w:highlight w:val="cyan"/>
          <w:lang w:val="de-DE"/>
        </w:rPr>
      </w:pPr>
      <w:r>
        <w:rPr>
          <w:b/>
          <w:bCs/>
          <w:sz w:val="22"/>
          <w:szCs w:val="22"/>
          <w:highlight w:val="cyan"/>
          <w:lang w:val="de-DE"/>
        </w:rPr>
        <w:t>Evaluating:</w:t>
      </w:r>
      <w:r>
        <w:rPr>
          <w:sz w:val="22"/>
          <w:szCs w:val="22"/>
          <w:highlight w:val="cyan"/>
          <w:lang w:val="de-DE"/>
        </w:rPr>
        <w:t xml:space="preserve"> Urteile auf der Grundlage etablierter Kriterien und Standards fällen.</w:t>
      </w:r>
    </w:p>
    <w:p>
      <w:pPr>
        <w:pStyle w:val="Compact"/>
        <w:rPr>
          <w:lang w:val="de-DE"/>
        </w:rPr>
      </w:pPr>
      <w:r>
        <w:rPr>
          <w:lang w:val="de-DE"/>
        </w:rPr>
      </w:r>
    </w:p>
    <w:p>
      <w:pPr>
        <w:pStyle w:val="Compact"/>
        <w:rPr>
          <w:lang w:val="de-DE"/>
        </w:rPr>
      </w:pPr>
      <w:r>
        <w:rPr>
          <w:lang w:val="de-DE"/>
        </w:rPr>
      </w:r>
    </w:p>
    <w:p>
      <w:pPr>
        <w:pStyle w:val="Compact"/>
        <w:rPr>
          <w:lang w:val="de-DE"/>
        </w:rPr>
      </w:pPr>
      <w:r>
        <w:rPr>
          <w:lang w:val="de-DE"/>
        </w:rPr>
      </w:r>
    </w:p>
    <w:p>
      <w:pPr>
        <w:pStyle w:val="Compact"/>
        <w:rPr>
          <w:lang w:val="de-DE"/>
        </w:rPr>
      </w:pPr>
      <w:r>
        <w:rPr>
          <w:lang w:val="de-DE"/>
        </w:rPr>
      </w:r>
    </w:p>
    <w:p>
      <w:pPr>
        <w:pStyle w:val="Compact"/>
        <w:rPr>
          <w:lang w:val="de-DE"/>
        </w:rPr>
      </w:pPr>
      <w:r>
        <w:rPr>
          <w:lang w:val="de-DE"/>
        </w:rPr>
      </w:r>
    </w:p>
    <w:p>
      <w:pPr>
        <w:pStyle w:val="Heading2"/>
        <w:rPr>
          <w:lang w:val="de-DE"/>
        </w:rPr>
      </w:pPr>
      <w:r>
        <w:rPr>
          <w:lang w:val="de-DE"/>
        </w:rPr>
        <w:t>Multiple-Choice Question</w:t>
      </w:r>
    </w:p>
    <w:p>
      <w:pPr>
        <w:pStyle w:val="Heading3"/>
        <w:rPr>
          <w:lang w:val="de-DE"/>
        </w:rPr>
      </w:pPr>
      <w:r>
        <w:rPr>
          <w:lang w:val="de-DE"/>
        </w:rPr>
        <w:t>Lernziel</w:t>
      </w:r>
    </w:p>
    <w:p>
      <w:pPr>
        <w:pStyle w:val="FirstParagraph"/>
        <w:rPr>
          <w:sz w:val="22"/>
          <w:szCs w:val="22"/>
          <w:lang w:val="de-DE"/>
        </w:rPr>
      </w:pPr>
      <w:bookmarkStart w:id="15" w:name="lernziel"/>
      <w:r>
        <w:rPr>
          <w:sz w:val="22"/>
          <w:szCs w:val="22"/>
          <w:lang w:val="de-DE"/>
        </w:rPr>
        <w:t>Die Studierenden beherrschen das Sitzungskonzept, einschließlich Sitzungsverwaltung, Synchronisation und Bündelung von Transaktionen</w:t>
      </w:r>
      <w:bookmarkEnd w:id="15"/>
    </w:p>
    <w:p>
      <w:pPr>
        <w:pStyle w:val="Heading3"/>
        <w:rPr>
          <w:lang w:val="de-DE"/>
        </w:rPr>
      </w:pPr>
      <w:r>
        <w:rPr>
          <w:lang w:val="de-DE"/>
        </w:rPr>
        <w:t>Formulierte Frage</w:t>
      </w:r>
    </w:p>
    <w:p>
      <w:pPr>
        <w:pStyle w:val="FirstParagraph"/>
        <w:rPr>
          <w:sz w:val="22"/>
          <w:szCs w:val="22"/>
          <w:lang w:val="de-DE"/>
        </w:rPr>
      </w:pPr>
      <w:r>
        <w:rPr>
          <w:sz w:val="22"/>
          <w:szCs w:val="22"/>
          <w:lang w:val="de-DE"/>
        </w:rPr>
        <w:t>Frage: Welche zwei Beschreibungen erklären korrekt die Kernaufgaben des Session Layers im Rahmen des Sitzungskonzepts einer Kommunikationsbeziehung?</w:t>
      </w:r>
    </w:p>
    <w:p>
      <w:pPr>
        <w:pStyle w:val="BodyText"/>
        <w:rPr>
          <w:sz w:val="22"/>
          <w:szCs w:val="22"/>
        </w:rPr>
      </w:pPr>
      <w:r>
        <w:rPr>
          <w:sz w:val="22"/>
          <w:szCs w:val="22"/>
        </w:rPr>
        <w:t>Antwortmöglichkeiten:</w:t>
      </w:r>
    </w:p>
    <w:p>
      <w:pPr>
        <w:pStyle w:val="Compact"/>
        <w:numPr>
          <w:ilvl w:val="0"/>
          <w:numId w:val="16"/>
        </w:numPr>
        <w:rPr>
          <w:sz w:val="22"/>
          <w:szCs w:val="22"/>
        </w:rPr>
      </w:pPr>
      <w:r>
        <w:rPr>
          <w:sz w:val="22"/>
          <w:szCs w:val="22"/>
          <w:lang w:val="de-DE"/>
        </w:rPr>
        <w:t xml:space="preserve">Der Session Layer ermöglicht die Synchronisation durch das Setzen von Zwischenpunkten sowie die Bündelung zusammengehöriger Transaktionen zu Gruppen. </w:t>
      </w:r>
      <w:r>
        <w:rPr>
          <w:sz w:val="22"/>
          <w:szCs w:val="22"/>
        </w:rPr>
        <w:t>(Richtig)</w:t>
      </w:r>
    </w:p>
    <w:p>
      <w:pPr>
        <w:pStyle w:val="Compact"/>
        <w:numPr>
          <w:ilvl w:val="0"/>
          <w:numId w:val="17"/>
        </w:numPr>
        <w:rPr>
          <w:sz w:val="22"/>
          <w:szCs w:val="22"/>
        </w:rPr>
      </w:pPr>
      <w:r>
        <w:rPr>
          <w:sz w:val="22"/>
          <w:szCs w:val="22"/>
          <w:lang w:val="de-DE"/>
        </w:rPr>
        <w:t xml:space="preserve">Der Session Layer gewährleistet die zuverlässige Ende-zu-Ende-Übertragung durch Flusskontrolle und Segmentierung der Datenströme. </w:t>
      </w:r>
      <w:r>
        <w:rPr>
          <w:sz w:val="22"/>
          <w:szCs w:val="22"/>
        </w:rPr>
        <w:t>(Falsch)</w:t>
      </w:r>
    </w:p>
    <w:p>
      <w:pPr>
        <w:pStyle w:val="Compact"/>
        <w:numPr>
          <w:ilvl w:val="0"/>
          <w:numId w:val="18"/>
        </w:numPr>
        <w:rPr>
          <w:sz w:val="22"/>
          <w:szCs w:val="22"/>
        </w:rPr>
      </w:pPr>
      <w:r>
        <w:rPr>
          <w:sz w:val="22"/>
          <w:szCs w:val="22"/>
          <w:lang w:val="de-DE"/>
        </w:rPr>
        <w:t xml:space="preserve">Der Session Layer ist für das Aufbauen, Verwalten, Zurückweisen und Beenden von Sitzungen innerhalb einer Kommunikationsbeziehung zuständig. </w:t>
      </w:r>
      <w:r>
        <w:rPr>
          <w:sz w:val="22"/>
          <w:szCs w:val="22"/>
        </w:rPr>
        <w:t>(Richtig)</w:t>
      </w:r>
    </w:p>
    <w:p>
      <w:pPr>
        <w:pStyle w:val="Compact"/>
        <w:numPr>
          <w:ilvl w:val="0"/>
          <w:numId w:val="19"/>
        </w:numPr>
        <w:rPr>
          <w:sz w:val="22"/>
          <w:szCs w:val="22"/>
        </w:rPr>
      </w:pPr>
      <w:bookmarkStart w:id="16" w:name="formulierte-frage"/>
      <w:r>
        <w:rPr>
          <w:sz w:val="22"/>
          <w:szCs w:val="22"/>
          <w:lang w:val="de-DE"/>
        </w:rPr>
        <w:t xml:space="preserve">Der Session Layer ist für die Datenkomprimierung und die Konvertierung von Datenformaten zwischen unterschiedlichen Systemen zuständig. </w:t>
      </w:r>
      <w:r>
        <w:rPr>
          <w:sz w:val="22"/>
          <w:szCs w:val="22"/>
        </w:rPr>
        <w:t>(Falsch)</w:t>
      </w:r>
      <w:bookmarkEnd w:id="16"/>
    </w:p>
    <w:p>
      <w:pPr>
        <w:pStyle w:val="Heading3"/>
        <w:rPr/>
      </w:pPr>
      <w:r>
        <w:rPr/>
        <w:t>Quelltext</w:t>
      </w:r>
    </w:p>
    <w:p>
      <w:pPr>
        <w:pStyle w:val="FirstParagraph"/>
        <w:rPr>
          <w:sz w:val="22"/>
          <w:szCs w:val="22"/>
        </w:rPr>
      </w:pPr>
      <w:r>
        <w:rPr>
          <w:sz w:val="22"/>
          <w:szCs w:val="22"/>
        </w:rPr>
        <w:t>Session Layer 5</w:t>
      </w:r>
    </w:p>
    <w:p>
      <w:pPr>
        <w:pStyle w:val="BodyText"/>
        <w:rPr>
          <w:sz w:val="22"/>
          <w:szCs w:val="22"/>
          <w:lang w:val="de-DE"/>
        </w:rPr>
      </w:pPr>
      <w:r>
        <w:rPr>
          <w:sz w:val="22"/>
          <w:szCs w:val="22"/>
          <w:lang w:val="de-DE"/>
        </w:rPr>
        <w:t xml:space="preserve">Beschreibung </w:t>
        <w:br/>
        <w:t>Bereitstellung der Funktionen für das Sitzungs(Session)-Konzept einer Kommunikationsbeziehung.</w:t>
      </w:r>
    </w:p>
    <w:p>
      <w:pPr>
        <w:pStyle w:val="BodyText"/>
        <w:rPr>
          <w:sz w:val="22"/>
          <w:szCs w:val="22"/>
          <w:lang w:val="de-DE"/>
        </w:rPr>
      </w:pPr>
      <w:r>
        <w:rPr>
          <w:sz w:val="22"/>
          <w:szCs w:val="22"/>
          <w:lang w:val="de-DE"/>
        </w:rPr>
        <w:t>3 Kernaufgaben</w:t>
      </w:r>
    </w:p>
    <w:p>
      <w:pPr>
        <w:pStyle w:val="BodyText"/>
        <w:rPr>
          <w:sz w:val="22"/>
          <w:szCs w:val="22"/>
          <w:lang w:val="de-DE"/>
        </w:rPr>
      </w:pPr>
      <w:r>
        <w:rPr>
          <w:sz w:val="22"/>
          <w:szCs w:val="22"/>
          <w:lang w:val="de-DE"/>
        </w:rPr>
        <w:t>Sitzungen:</w:t>
      </w:r>
    </w:p>
    <w:p>
      <w:pPr>
        <w:pStyle w:val="BodyText"/>
        <w:rPr>
          <w:sz w:val="22"/>
          <w:szCs w:val="22"/>
          <w:lang w:val="de-DE"/>
        </w:rPr>
      </w:pPr>
      <w:r>
        <w:rPr>
          <w:sz w:val="22"/>
          <w:szCs w:val="22"/>
          <w:lang w:val="de-DE"/>
        </w:rPr>
        <w:t>Aufbauen, verwalten, zurückweisen und beenden.</w:t>
      </w:r>
    </w:p>
    <w:p>
      <w:pPr>
        <w:pStyle w:val="BodyText"/>
        <w:rPr>
          <w:sz w:val="22"/>
          <w:szCs w:val="22"/>
          <w:lang w:val="de-DE"/>
        </w:rPr>
      </w:pPr>
      <w:r>
        <w:rPr>
          <w:sz w:val="22"/>
          <w:szCs w:val="22"/>
          <w:lang w:val="de-DE"/>
        </w:rPr>
        <w:t>Synchronisation:</w:t>
      </w:r>
    </w:p>
    <w:p>
      <w:pPr>
        <w:pStyle w:val="BodyText"/>
        <w:rPr>
          <w:sz w:val="22"/>
          <w:szCs w:val="22"/>
          <w:lang w:val="de-DE"/>
        </w:rPr>
      </w:pPr>
      <w:r>
        <w:rPr>
          <w:sz w:val="22"/>
          <w:szCs w:val="22"/>
          <w:lang w:val="de-DE"/>
        </w:rPr>
        <w:t>Setzen von Zwischenpunkten.</w:t>
      </w:r>
    </w:p>
    <w:p>
      <w:pPr>
        <w:pStyle w:val="BodyText"/>
        <w:rPr>
          <w:sz w:val="22"/>
          <w:szCs w:val="22"/>
          <w:lang w:val="de-DE"/>
        </w:rPr>
      </w:pPr>
      <w:r>
        <w:rPr>
          <w:sz w:val="22"/>
          <w:szCs w:val="22"/>
          <w:lang w:val="de-DE"/>
        </w:rPr>
        <w:t>Bündelung</w:t>
      </w:r>
    </w:p>
    <w:p>
      <w:pPr>
        <w:pStyle w:val="BodyText"/>
        <w:rPr>
          <w:lang w:val="de-DE"/>
        </w:rPr>
      </w:pPr>
      <w:bookmarkStart w:id="17" w:name="quelltext"/>
      <w:bookmarkStart w:id="18" w:name="multiple-choice-question"/>
      <w:r>
        <w:rPr>
          <w:sz w:val="22"/>
          <w:szCs w:val="22"/>
          <w:lang w:val="de-DE"/>
        </w:rPr>
        <w:t>Gruppierung zusammengehöriger Transaktionen.</w:t>
      </w:r>
      <w:bookmarkEnd w:id="17"/>
      <w:bookmarkEnd w:id="18"/>
    </w:p>
    <w:tbl>
      <w:tblPr>
        <w:tblW w:w="8610" w:type="dxa"/>
        <w:jc w:val="start"/>
        <w:tblInd w:w="-5" w:type="dxa"/>
        <w:tblLayout w:type="fixed"/>
        <w:tblCellMar>
          <w:top w:w="55" w:type="dxa"/>
          <w:start w:w="55" w:type="dxa"/>
          <w:bottom w:w="55" w:type="dxa"/>
          <w:end w:w="55" w:type="dxa"/>
        </w:tblCellMar>
        <w:tblLook w:val="0000" w:noHBand="0" w:noVBand="0" w:firstColumn="0" w:lastRow="0" w:lastColumn="0" w:firstRow="0"/>
      </w:tblPr>
      <w:tblGrid>
        <w:gridCol w:w="2742"/>
        <w:gridCol w:w="5868"/>
      </w:tblGrid>
      <w:tr>
        <w:trPr/>
        <w:tc>
          <w:tcPr>
            <w:tcW w:w="2742" w:type="dxa"/>
            <w:tcBorders>
              <w:top w:val="single" w:sz="4" w:space="0" w:color="000000"/>
              <w:start w:val="single" w:sz="4" w:space="0" w:color="000000"/>
              <w:bottom w:val="single" w:sz="4" w:space="0" w:color="000000"/>
            </w:tcBorders>
          </w:tcPr>
          <w:p>
            <w:pPr>
              <w:pStyle w:val="TableContents"/>
              <w:rPr>
                <w:sz w:val="21"/>
                <w:szCs w:val="21"/>
              </w:rPr>
            </w:pPr>
            <w:r>
              <w:rPr>
                <w:rFonts w:ascii="Calibri" w:hAnsi="Calibri"/>
                <w:sz w:val="21"/>
                <w:szCs w:val="21"/>
              </w:rPr>
              <w:t>Relevance</w:t>
            </w:r>
          </w:p>
        </w:tc>
        <w:tc>
          <w:tcPr>
            <w:tcW w:w="5868" w:type="dxa"/>
            <w:tcBorders>
              <w:top w:val="single" w:sz="4" w:space="0" w:color="000000"/>
              <w:start w:val="single" w:sz="4" w:space="0" w:color="000000"/>
              <w:bottom w:val="single" w:sz="4" w:space="0" w:color="000000"/>
              <w:end w:val="single" w:sz="4" w:space="0" w:color="000000"/>
            </w:tcBorders>
          </w:tcPr>
          <w:p>
            <w:pPr>
              <w:pStyle w:val="TableContents"/>
              <w:rPr>
                <w:rFonts w:ascii="Calibri" w:hAnsi="Calibri"/>
                <w:sz w:val="21"/>
                <w:szCs w:val="21"/>
              </w:rPr>
            </w:pPr>
            <w:r>
              <w:rPr>
                <w:rFonts w:ascii="Calibri" w:hAnsi="Calibri"/>
                <w:sz w:val="21"/>
                <w:szCs w:val="21"/>
              </w:rPr>
            </w:r>
          </w:p>
        </w:tc>
      </w:tr>
      <w:tr>
        <w:trPr/>
        <w:tc>
          <w:tcPr>
            <w:tcW w:w="2742" w:type="dxa"/>
            <w:tcBorders>
              <w:start w:val="single" w:sz="4" w:space="0" w:color="000000"/>
              <w:bottom w:val="single" w:sz="4" w:space="0" w:color="000000"/>
            </w:tcBorders>
          </w:tcPr>
          <w:p>
            <w:pPr>
              <w:pStyle w:val="TableContents"/>
              <w:rPr>
                <w:sz w:val="21"/>
                <w:szCs w:val="21"/>
              </w:rPr>
            </w:pPr>
            <w:r>
              <w:rPr>
                <w:rFonts w:ascii="Calibri" w:hAnsi="Calibri"/>
                <w:sz w:val="21"/>
                <w:szCs w:val="21"/>
              </w:rPr>
              <w:t>Clarity</w:t>
            </w:r>
          </w:p>
        </w:tc>
        <w:tc>
          <w:tcPr>
            <w:tcW w:w="5868" w:type="dxa"/>
            <w:tcBorders>
              <w:start w:val="single" w:sz="4" w:space="0" w:color="000000"/>
              <w:bottom w:val="single" w:sz="4" w:space="0" w:color="000000"/>
              <w:end w:val="single" w:sz="4" w:space="0" w:color="000000"/>
            </w:tcBorders>
          </w:tcPr>
          <w:p>
            <w:pPr>
              <w:pStyle w:val="TableContents"/>
              <w:rPr>
                <w:rFonts w:ascii="Calibri" w:hAnsi="Calibri"/>
                <w:sz w:val="21"/>
                <w:szCs w:val="21"/>
              </w:rPr>
            </w:pPr>
            <w:r>
              <w:rPr>
                <w:rFonts w:ascii="Calibri" w:hAnsi="Calibri"/>
                <w:sz w:val="21"/>
                <w:szCs w:val="21"/>
              </w:rPr>
            </w:r>
          </w:p>
        </w:tc>
      </w:tr>
      <w:tr>
        <w:trPr/>
        <w:tc>
          <w:tcPr>
            <w:tcW w:w="2742" w:type="dxa"/>
            <w:tcBorders>
              <w:start w:val="single" w:sz="4" w:space="0" w:color="000000"/>
              <w:bottom w:val="single" w:sz="4" w:space="0" w:color="000000"/>
            </w:tcBorders>
          </w:tcPr>
          <w:p>
            <w:pPr>
              <w:pStyle w:val="TableContents"/>
              <w:rPr>
                <w:sz w:val="21"/>
                <w:szCs w:val="21"/>
              </w:rPr>
            </w:pPr>
            <w:r>
              <w:rPr>
                <w:rFonts w:ascii="Calibri" w:hAnsi="Calibri"/>
                <w:sz w:val="21"/>
                <w:szCs w:val="21"/>
              </w:rPr>
              <w:t>Answerability</w:t>
            </w:r>
          </w:p>
        </w:tc>
        <w:tc>
          <w:tcPr>
            <w:tcW w:w="5868" w:type="dxa"/>
            <w:tcBorders>
              <w:start w:val="single" w:sz="4" w:space="0" w:color="000000"/>
              <w:bottom w:val="single" w:sz="4" w:space="0" w:color="000000"/>
              <w:end w:val="single" w:sz="4" w:space="0" w:color="000000"/>
            </w:tcBorders>
          </w:tcPr>
          <w:p>
            <w:pPr>
              <w:pStyle w:val="TableContents"/>
              <w:rPr>
                <w:rFonts w:ascii="Calibri" w:hAnsi="Calibri"/>
                <w:sz w:val="21"/>
                <w:szCs w:val="21"/>
              </w:rPr>
            </w:pPr>
            <w:r>
              <w:rPr>
                <w:rFonts w:ascii="Calibri" w:hAnsi="Calibri"/>
                <w:sz w:val="21"/>
                <w:szCs w:val="21"/>
              </w:rPr>
            </w:r>
          </w:p>
        </w:tc>
      </w:tr>
      <w:tr>
        <w:trPr/>
        <w:tc>
          <w:tcPr>
            <w:tcW w:w="2742" w:type="dxa"/>
            <w:tcBorders>
              <w:start w:val="single" w:sz="4" w:space="0" w:color="000000"/>
              <w:bottom w:val="single" w:sz="4" w:space="0" w:color="000000"/>
            </w:tcBorders>
          </w:tcPr>
          <w:p>
            <w:pPr>
              <w:pStyle w:val="TableContents"/>
              <w:rPr>
                <w:sz w:val="21"/>
                <w:szCs w:val="21"/>
              </w:rPr>
            </w:pPr>
            <w:r>
              <w:rPr>
                <w:rFonts w:ascii="Calibri" w:hAnsi="Calibri"/>
                <w:sz w:val="21"/>
                <w:szCs w:val="21"/>
              </w:rPr>
              <w:t>Challenging</w:t>
            </w:r>
          </w:p>
        </w:tc>
        <w:tc>
          <w:tcPr>
            <w:tcW w:w="5868" w:type="dxa"/>
            <w:tcBorders>
              <w:start w:val="single" w:sz="4" w:space="0" w:color="000000"/>
              <w:bottom w:val="single" w:sz="4" w:space="0" w:color="000000"/>
              <w:end w:val="single" w:sz="4" w:space="0" w:color="000000"/>
            </w:tcBorders>
          </w:tcPr>
          <w:p>
            <w:pPr>
              <w:pStyle w:val="TableContents"/>
              <w:rPr>
                <w:rFonts w:ascii="Calibri" w:hAnsi="Calibri"/>
                <w:sz w:val="21"/>
                <w:szCs w:val="21"/>
              </w:rPr>
            </w:pPr>
            <w:r>
              <w:rPr>
                <w:rFonts w:ascii="Calibri" w:hAnsi="Calibri"/>
                <w:sz w:val="21"/>
                <w:szCs w:val="21"/>
              </w:rPr>
            </w:r>
          </w:p>
        </w:tc>
      </w:tr>
      <w:tr>
        <w:trPr/>
        <w:tc>
          <w:tcPr>
            <w:tcW w:w="2742" w:type="dxa"/>
            <w:tcBorders>
              <w:start w:val="single" w:sz="4" w:space="0" w:color="000000"/>
              <w:bottom w:val="single" w:sz="4" w:space="0" w:color="000000"/>
            </w:tcBorders>
          </w:tcPr>
          <w:p>
            <w:pPr>
              <w:pStyle w:val="TableContents"/>
              <w:rPr>
                <w:sz w:val="21"/>
                <w:szCs w:val="21"/>
              </w:rPr>
            </w:pPr>
            <w:r>
              <w:rPr>
                <w:rFonts w:ascii="Calibri" w:hAnsi="Calibri"/>
                <w:sz w:val="21"/>
                <w:szCs w:val="21"/>
              </w:rPr>
              <w:t>Value</w:t>
            </w:r>
          </w:p>
        </w:tc>
        <w:tc>
          <w:tcPr>
            <w:tcW w:w="5868" w:type="dxa"/>
            <w:tcBorders>
              <w:start w:val="single" w:sz="4" w:space="0" w:color="000000"/>
              <w:bottom w:val="single" w:sz="4" w:space="0" w:color="000000"/>
              <w:end w:val="single" w:sz="4" w:space="0" w:color="000000"/>
            </w:tcBorders>
          </w:tcPr>
          <w:p>
            <w:pPr>
              <w:pStyle w:val="TableContents"/>
              <w:rPr>
                <w:rFonts w:ascii="Calibri" w:hAnsi="Calibri"/>
                <w:sz w:val="21"/>
                <w:szCs w:val="21"/>
              </w:rPr>
            </w:pPr>
            <w:r>
              <w:rPr>
                <w:rFonts w:ascii="Calibri" w:hAnsi="Calibri"/>
                <w:sz w:val="21"/>
                <w:szCs w:val="21"/>
              </w:rPr>
            </w:r>
          </w:p>
        </w:tc>
      </w:tr>
      <w:tr>
        <w:trPr/>
        <w:tc>
          <w:tcPr>
            <w:tcW w:w="2742" w:type="dxa"/>
            <w:tcBorders>
              <w:start w:val="single" w:sz="4" w:space="0" w:color="000000"/>
              <w:bottom w:val="single" w:sz="4" w:space="0" w:color="000000"/>
            </w:tcBorders>
          </w:tcPr>
          <w:p>
            <w:pPr>
              <w:pStyle w:val="TableContents"/>
              <w:rPr>
                <w:sz w:val="21"/>
                <w:szCs w:val="21"/>
              </w:rPr>
            </w:pPr>
            <w:r>
              <w:rPr>
                <w:rFonts w:ascii="Calibri" w:hAnsi="Calibri"/>
                <w:sz w:val="21"/>
                <w:szCs w:val="21"/>
              </w:rPr>
              <w:t>Language</w:t>
            </w:r>
          </w:p>
        </w:tc>
        <w:tc>
          <w:tcPr>
            <w:tcW w:w="5868" w:type="dxa"/>
            <w:tcBorders>
              <w:start w:val="single" w:sz="4" w:space="0" w:color="000000"/>
              <w:bottom w:val="single" w:sz="4" w:space="0" w:color="000000"/>
              <w:end w:val="single" w:sz="4" w:space="0" w:color="000000"/>
            </w:tcBorders>
          </w:tcPr>
          <w:p>
            <w:pPr>
              <w:pStyle w:val="TableContents"/>
              <w:rPr>
                <w:rFonts w:ascii="Calibri" w:hAnsi="Calibri"/>
                <w:sz w:val="21"/>
                <w:szCs w:val="21"/>
              </w:rPr>
            </w:pPr>
            <w:r>
              <w:rPr>
                <w:rFonts w:ascii="Calibri" w:hAnsi="Calibri"/>
                <w:sz w:val="21"/>
                <w:szCs w:val="21"/>
              </w:rPr>
            </w:r>
          </w:p>
        </w:tc>
      </w:tr>
      <w:tr>
        <w:trPr/>
        <w:tc>
          <w:tcPr>
            <w:tcW w:w="2742" w:type="dxa"/>
            <w:tcBorders>
              <w:start w:val="single" w:sz="4" w:space="0" w:color="000000"/>
              <w:bottom w:val="single" w:sz="4" w:space="0" w:color="000000"/>
            </w:tcBorders>
          </w:tcPr>
          <w:p>
            <w:pPr>
              <w:pStyle w:val="TableContents"/>
              <w:rPr>
                <w:sz w:val="21"/>
                <w:szCs w:val="21"/>
              </w:rPr>
            </w:pPr>
            <w:r>
              <w:rPr>
                <w:rFonts w:ascii="Calibri" w:hAnsi="Calibri"/>
                <w:sz w:val="21"/>
                <w:szCs w:val="21"/>
              </w:rPr>
              <w:t>Correctness</w:t>
            </w:r>
          </w:p>
        </w:tc>
        <w:tc>
          <w:tcPr>
            <w:tcW w:w="5868" w:type="dxa"/>
            <w:tcBorders>
              <w:start w:val="single" w:sz="4" w:space="0" w:color="000000"/>
              <w:bottom w:val="single" w:sz="4" w:space="0" w:color="000000"/>
              <w:end w:val="single" w:sz="4" w:space="0" w:color="000000"/>
            </w:tcBorders>
          </w:tcPr>
          <w:p>
            <w:pPr>
              <w:pStyle w:val="TableContents"/>
              <w:rPr>
                <w:rFonts w:ascii="Calibri" w:hAnsi="Calibri"/>
                <w:sz w:val="21"/>
                <w:szCs w:val="21"/>
              </w:rPr>
            </w:pPr>
            <w:r>
              <w:rPr>
                <w:rFonts w:ascii="Calibri" w:hAnsi="Calibri"/>
                <w:sz w:val="21"/>
                <w:szCs w:val="21"/>
              </w:rPr>
            </w:r>
          </w:p>
        </w:tc>
      </w:tr>
      <w:tr>
        <w:trPr/>
        <w:tc>
          <w:tcPr>
            <w:tcW w:w="2742" w:type="dxa"/>
            <w:tcBorders>
              <w:start w:val="single" w:sz="4" w:space="0" w:color="000000"/>
              <w:bottom w:val="single" w:sz="4" w:space="0" w:color="000000"/>
            </w:tcBorders>
          </w:tcPr>
          <w:p>
            <w:pPr>
              <w:pStyle w:val="TableContents"/>
              <w:rPr>
                <w:sz w:val="21"/>
                <w:szCs w:val="21"/>
              </w:rPr>
            </w:pPr>
            <w:r>
              <w:rPr>
                <w:rFonts w:ascii="Calibri" w:hAnsi="Calibri"/>
                <w:sz w:val="21"/>
                <w:szCs w:val="21"/>
              </w:rPr>
              <w:t>Answer Problems</w:t>
            </w:r>
          </w:p>
        </w:tc>
        <w:tc>
          <w:tcPr>
            <w:tcW w:w="5868" w:type="dxa"/>
            <w:tcBorders>
              <w:start w:val="single" w:sz="4" w:space="0" w:color="000000"/>
              <w:bottom w:val="single" w:sz="4" w:space="0" w:color="000000"/>
              <w:end w:val="single" w:sz="4" w:space="0" w:color="000000"/>
            </w:tcBorders>
          </w:tcPr>
          <w:p>
            <w:pPr>
              <w:pStyle w:val="TableContents"/>
              <w:rPr>
                <w:rFonts w:ascii="Calibri" w:hAnsi="Calibri"/>
                <w:sz w:val="21"/>
                <w:szCs w:val="21"/>
              </w:rPr>
            </w:pPr>
            <w:r>
              <w:rPr>
                <w:rFonts w:ascii="Calibri" w:hAnsi="Calibri"/>
                <w:sz w:val="21"/>
                <w:szCs w:val="21"/>
              </w:rPr>
            </w:r>
          </w:p>
        </w:tc>
      </w:tr>
      <w:tr>
        <w:trPr/>
        <w:tc>
          <w:tcPr>
            <w:tcW w:w="2742" w:type="dxa"/>
            <w:tcBorders>
              <w:start w:val="single" w:sz="4" w:space="0" w:color="000000"/>
              <w:bottom w:val="single" w:sz="4" w:space="0" w:color="000000"/>
            </w:tcBorders>
          </w:tcPr>
          <w:p>
            <w:pPr>
              <w:pStyle w:val="TableContents"/>
              <w:rPr>
                <w:sz w:val="21"/>
                <w:szCs w:val="21"/>
              </w:rPr>
            </w:pPr>
            <w:r>
              <w:rPr>
                <w:rFonts w:ascii="Calibri" w:hAnsi="Calibri"/>
                <w:sz w:val="21"/>
                <w:szCs w:val="21"/>
              </w:rPr>
              <w:t>Comments</w:t>
            </w:r>
          </w:p>
        </w:tc>
        <w:tc>
          <w:tcPr>
            <w:tcW w:w="5868" w:type="dxa"/>
            <w:tcBorders>
              <w:start w:val="single" w:sz="4" w:space="0" w:color="000000"/>
              <w:bottom w:val="single" w:sz="4" w:space="0" w:color="000000"/>
              <w:end w:val="single" w:sz="4" w:space="0" w:color="000000"/>
            </w:tcBorders>
          </w:tcPr>
          <w:p>
            <w:pPr>
              <w:pStyle w:val="TableContents"/>
              <w:rPr>
                <w:rFonts w:ascii="Calibri" w:hAnsi="Calibri"/>
                <w:sz w:val="21"/>
                <w:szCs w:val="21"/>
              </w:rPr>
            </w:pPr>
            <w:r>
              <w:rPr>
                <w:rFonts w:ascii="Calibri" w:hAnsi="Calibri"/>
                <w:sz w:val="21"/>
                <w:szCs w:val="21"/>
              </w:rPr>
            </w:r>
          </w:p>
        </w:tc>
      </w:tr>
    </w:tbl>
    <w:p>
      <w:pPr>
        <w:pStyle w:val="Heading2"/>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rPr/>
      </w:pPr>
      <w:r>
        <w:rPr/>
        <w:t>Open-Ended Question</w:t>
      </w:r>
    </w:p>
    <w:p>
      <w:pPr>
        <w:pStyle w:val="Heading3"/>
        <w:rPr/>
      </w:pPr>
      <w:r>
        <w:rPr/>
        <w:t>Lernziel</w:t>
      </w:r>
    </w:p>
    <w:p>
      <w:pPr>
        <w:pStyle w:val="FirstParagraph"/>
        <w:rPr>
          <w:sz w:val="22"/>
          <w:szCs w:val="22"/>
          <w:lang w:val="de-DE"/>
        </w:rPr>
      </w:pPr>
      <w:bookmarkStart w:id="19" w:name="lernziel_Copy_1"/>
      <w:r>
        <w:rPr>
          <w:sz w:val="22"/>
          <w:szCs w:val="22"/>
          <w:lang w:val="de-DE"/>
        </w:rPr>
        <w:t>Die Studierenden beherrschen die Mechanismen zur fehlergesicherten Datenübertragung, einschließlich Fehlerkontrolle, Flusskontrolle, Segmentierung, Identifikation und Medienzugriff</w:t>
      </w:r>
      <w:bookmarkEnd w:id="19"/>
    </w:p>
    <w:p>
      <w:pPr>
        <w:pStyle w:val="Heading3"/>
        <w:rPr>
          <w:lang w:val="de-DE"/>
        </w:rPr>
      </w:pPr>
      <w:r>
        <w:rPr>
          <w:lang w:val="de-DE"/>
        </w:rPr>
        <w:t>Formulierte Frage</w:t>
      </w:r>
    </w:p>
    <w:p>
      <w:pPr>
        <w:pStyle w:val="FirstParagraph"/>
        <w:rPr>
          <w:sz w:val="22"/>
          <w:szCs w:val="22"/>
          <w:lang w:val="de-DE"/>
        </w:rPr>
      </w:pPr>
      <w:r>
        <w:rPr>
          <w:sz w:val="22"/>
          <w:szCs w:val="22"/>
          <w:lang w:val="de-DE"/>
        </w:rPr>
        <w:t>Frage: Beurteilen Sie, welche der fünf Kernaufgaben des Data Link Layer den größten Beitrag zur Gewährleistung einer fehlergesicherten Übertragung über einen nicht fehlergesicherten Physical Layer leistet, und begründen Sie Ihre Einschätzung anhand der jeweiligen Funktionen.</w:t>
      </w:r>
    </w:p>
    <w:p>
      <w:pPr>
        <w:pStyle w:val="BodyText"/>
        <w:rPr>
          <w:sz w:val="22"/>
          <w:szCs w:val="22"/>
          <w:lang w:val="de-DE"/>
        </w:rPr>
      </w:pPr>
      <w:bookmarkStart w:id="20" w:name="formulierte-frage_Copy_1"/>
      <w:r>
        <w:rPr>
          <w:sz w:val="22"/>
          <w:szCs w:val="22"/>
          <w:lang w:val="de-DE"/>
        </w:rPr>
        <w:t>Antwort: Die Fehlerkontrolle leistet den größten Beitrag zur fehlergesicherten Übertragung. Sie adressiert direkt das Kernproblem des nicht fehlergesicherten Physical Layers, indem sie Übertragungsfehler erkennt, behebt oder signalisiert. Die anderen vier Aufgaben unterstützen zwar die Kommunikation, zielen jedoch nicht primär auf Fehlersicherung ab: Die Flusskontrolle regelt lediglich Geschwindigkeitsunterschiede zwischen Sender und Empfänger. Die Segmentierung strukturiert Bitströme zu handhabbaren Einheiten. Die Identifikation ermöglicht Adressierung von Kommunikationspartnern. Der Medienzugriff koordiniert die Nutzung des Physical Layers. Nur die Fehlerkontrolle kompensiert aktiv die Unzuverlässigkeit des Physical Layers und transformiert damit eine unsichere in eine sichere Verbindung, was der zentralen Beschreibung des Data Link Layers entspricht. (Richtig)</w:t>
      </w:r>
      <w:bookmarkEnd w:id="20"/>
    </w:p>
    <w:p>
      <w:pPr>
        <w:pStyle w:val="Heading3"/>
        <w:rPr>
          <w:lang w:val="de-DE"/>
        </w:rPr>
      </w:pPr>
      <w:r>
        <w:rPr>
          <w:lang w:val="de-DE"/>
        </w:rPr>
        <w:t>Quelltext</w:t>
      </w:r>
    </w:p>
    <w:p>
      <w:pPr>
        <w:pStyle w:val="FirstParagraph"/>
        <w:rPr>
          <w:sz w:val="22"/>
          <w:szCs w:val="22"/>
          <w:lang w:val="de-DE"/>
        </w:rPr>
      </w:pPr>
      <w:r>
        <w:rPr>
          <w:sz w:val="22"/>
          <w:szCs w:val="22"/>
          <w:lang w:val="de-DE"/>
        </w:rPr>
        <w:t xml:space="preserve">Data Link Layer 2 </w:t>
      </w:r>
    </w:p>
    <w:p>
      <w:pPr>
        <w:pStyle w:val="FirstParagraph"/>
        <w:rPr>
          <w:sz w:val="22"/>
          <w:szCs w:val="22"/>
          <w:lang w:val="de-DE"/>
        </w:rPr>
      </w:pPr>
      <w:r>
        <w:rPr>
          <w:sz w:val="22"/>
          <w:szCs w:val="22"/>
          <w:lang w:val="de-DE"/>
        </w:rPr>
        <w:t xml:space="preserve">Beschreibung </w:t>
        <w:br/>
        <w:t>Bereitstellung einer fehlergesicherten Übertragung über einen möglicherweise nicht fehlergesicherten Physical Layer.</w:t>
      </w:r>
    </w:p>
    <w:p>
      <w:pPr>
        <w:pStyle w:val="BodyText"/>
        <w:rPr>
          <w:sz w:val="22"/>
          <w:szCs w:val="22"/>
          <w:lang w:val="de-DE"/>
        </w:rPr>
      </w:pPr>
      <w:r>
        <w:rPr>
          <w:sz w:val="22"/>
          <w:szCs w:val="22"/>
          <w:lang w:val="de-DE"/>
        </w:rPr>
        <w:t>5 Kernaufgaben</w:t>
      </w:r>
    </w:p>
    <w:p>
      <w:pPr>
        <w:pStyle w:val="BodyText"/>
        <w:rPr>
          <w:sz w:val="22"/>
          <w:szCs w:val="22"/>
          <w:lang w:val="de-DE"/>
        </w:rPr>
      </w:pPr>
      <w:r>
        <w:rPr>
          <w:sz w:val="22"/>
          <w:szCs w:val="22"/>
          <w:lang w:val="de-DE"/>
        </w:rPr>
        <w:t>Fehlerkontrolle:</w:t>
      </w:r>
    </w:p>
    <w:p>
      <w:pPr>
        <w:pStyle w:val="BodyText"/>
        <w:rPr>
          <w:sz w:val="22"/>
          <w:szCs w:val="22"/>
          <w:lang w:val="de-DE"/>
        </w:rPr>
      </w:pPr>
      <w:r>
        <w:rPr>
          <w:sz w:val="22"/>
          <w:szCs w:val="22"/>
          <w:lang w:val="de-DE"/>
        </w:rPr>
        <w:t>Erkennen, Beheben oder Signalisieren von Übertragungsfehlern.</w:t>
      </w:r>
    </w:p>
    <w:p>
      <w:pPr>
        <w:pStyle w:val="BodyText"/>
        <w:rPr>
          <w:sz w:val="22"/>
          <w:szCs w:val="22"/>
          <w:lang w:val="de-DE"/>
        </w:rPr>
      </w:pPr>
      <w:r>
        <w:rPr>
          <w:sz w:val="22"/>
          <w:szCs w:val="22"/>
          <w:lang w:val="de-DE"/>
        </w:rPr>
        <w:t>Flußkontrolle:</w:t>
      </w:r>
    </w:p>
    <w:p>
      <w:pPr>
        <w:pStyle w:val="BodyText"/>
        <w:rPr>
          <w:sz w:val="22"/>
          <w:szCs w:val="22"/>
          <w:lang w:val="de-DE"/>
        </w:rPr>
      </w:pPr>
      <w:r>
        <w:rPr>
          <w:sz w:val="22"/>
          <w:szCs w:val="22"/>
          <w:lang w:val="de-DE"/>
        </w:rPr>
        <w:t>Strategien, wenn Sender für Empfänger zu schnell sendet. Bsp: Zwischenpuffern, Herunterregeln, warten Lassen.</w:t>
      </w:r>
    </w:p>
    <w:p>
      <w:pPr>
        <w:pStyle w:val="BodyText"/>
        <w:rPr>
          <w:sz w:val="22"/>
          <w:szCs w:val="22"/>
          <w:lang w:val="de-DE"/>
        </w:rPr>
      </w:pPr>
      <w:r>
        <w:rPr>
          <w:sz w:val="22"/>
          <w:szCs w:val="22"/>
          <w:lang w:val="de-DE"/>
        </w:rPr>
      </w:r>
    </w:p>
    <w:p>
      <w:pPr>
        <w:pStyle w:val="BodyText"/>
        <w:rPr>
          <w:sz w:val="22"/>
          <w:szCs w:val="22"/>
          <w:lang w:val="de-DE"/>
        </w:rPr>
      </w:pPr>
      <w:r>
        <w:rPr>
          <w:sz w:val="22"/>
          <w:szCs w:val="22"/>
          <w:lang w:val="de-DE"/>
        </w:rPr>
        <w:t>Segmentierung:</w:t>
      </w:r>
    </w:p>
    <w:p>
      <w:pPr>
        <w:pStyle w:val="BodyText"/>
        <w:rPr>
          <w:sz w:val="22"/>
          <w:szCs w:val="22"/>
          <w:lang w:val="de-DE"/>
        </w:rPr>
      </w:pPr>
      <w:r>
        <w:rPr>
          <w:sz w:val="22"/>
          <w:szCs w:val="22"/>
          <w:lang w:val="de-DE"/>
        </w:rPr>
        <w:t>Zusammenfassen einzelner Bits zu größeren Einheiten. Universal-typisches Bsp: 8-bit Bytes.</w:t>
      </w:r>
    </w:p>
    <w:p>
      <w:pPr>
        <w:pStyle w:val="BodyText"/>
        <w:rPr>
          <w:sz w:val="22"/>
          <w:szCs w:val="22"/>
          <w:lang w:val="de-DE"/>
        </w:rPr>
      </w:pPr>
      <w:r>
        <w:rPr>
          <w:sz w:val="22"/>
          <w:szCs w:val="22"/>
          <w:lang w:val="de-DE"/>
        </w:rPr>
        <w:t>Identifikation:</w:t>
      </w:r>
    </w:p>
    <w:p>
      <w:pPr>
        <w:pStyle w:val="BodyText"/>
        <w:rPr>
          <w:sz w:val="22"/>
          <w:szCs w:val="22"/>
        </w:rPr>
      </w:pPr>
      <w:r>
        <w:rPr>
          <w:sz w:val="22"/>
          <w:szCs w:val="22"/>
          <w:lang w:val="de-DE"/>
        </w:rPr>
        <w:t xml:space="preserve">Auswahl bestimmter Sender oder Empfänger (sog. </w:t>
      </w:r>
      <w:r>
        <w:rPr>
          <w:sz w:val="22"/>
          <w:szCs w:val="22"/>
        </w:rPr>
        <w:t>Adresse).</w:t>
      </w:r>
    </w:p>
    <w:p>
      <w:pPr>
        <w:pStyle w:val="BodyText"/>
        <w:rPr>
          <w:sz w:val="22"/>
          <w:szCs w:val="22"/>
          <w:lang w:val="de-DE"/>
        </w:rPr>
      </w:pPr>
      <w:r>
        <w:rPr>
          <w:sz w:val="22"/>
          <w:szCs w:val="22"/>
          <w:lang w:val="de-DE"/>
        </w:rPr>
        <w:t>Medienzugriff:</w:t>
      </w:r>
    </w:p>
    <w:p>
      <w:pPr>
        <w:pStyle w:val="BodyText"/>
        <w:rPr>
          <w:sz w:val="22"/>
          <w:szCs w:val="22"/>
          <w:lang w:val="de-DE"/>
        </w:rPr>
      </w:pPr>
      <w:bookmarkStart w:id="21" w:name="quelltext_Copy_1"/>
      <w:bookmarkStart w:id="22" w:name="open-ended-question"/>
      <w:r>
        <w:rPr>
          <w:sz w:val="22"/>
          <w:szCs w:val="22"/>
          <w:lang w:val="de-DE"/>
        </w:rPr>
        <w:t>Aktivieren des Physical Layer. 4 typische Aspekte: Senden, Warten, Beheben und Reservieren.</w:t>
      </w:r>
      <w:bookmarkEnd w:id="21"/>
      <w:bookmarkEnd w:id="22"/>
    </w:p>
    <w:p>
      <w:pPr>
        <w:pStyle w:val="BodyText"/>
        <w:rPr>
          <w:sz w:val="22"/>
          <w:szCs w:val="22"/>
          <w:lang w:val="de-DE"/>
        </w:rPr>
      </w:pPr>
      <w:r>
        <w:rPr>
          <w:sz w:val="22"/>
          <w:szCs w:val="22"/>
          <w:lang w:val="de-DE"/>
        </w:rPr>
      </w:r>
    </w:p>
    <w:tbl>
      <w:tblPr>
        <w:tblW w:w="8610" w:type="dxa"/>
        <w:jc w:val="start"/>
        <w:tblInd w:w="-5" w:type="dxa"/>
        <w:tblLayout w:type="fixed"/>
        <w:tblCellMar>
          <w:top w:w="55" w:type="dxa"/>
          <w:start w:w="55" w:type="dxa"/>
          <w:bottom w:w="55" w:type="dxa"/>
          <w:end w:w="55" w:type="dxa"/>
        </w:tblCellMar>
        <w:tblLook w:val="0000" w:noHBand="0" w:noVBand="0" w:firstColumn="0" w:lastRow="0" w:lastColumn="0" w:firstRow="0"/>
      </w:tblPr>
      <w:tblGrid>
        <w:gridCol w:w="2742"/>
        <w:gridCol w:w="5868"/>
      </w:tblGrid>
      <w:tr>
        <w:trPr/>
        <w:tc>
          <w:tcPr>
            <w:tcW w:w="2742" w:type="dxa"/>
            <w:tcBorders>
              <w:top w:val="single" w:sz="4" w:space="0" w:color="000000"/>
              <w:start w:val="single" w:sz="4" w:space="0" w:color="000000"/>
              <w:bottom w:val="single" w:sz="4" w:space="0" w:color="000000"/>
            </w:tcBorders>
          </w:tcPr>
          <w:p>
            <w:pPr>
              <w:pStyle w:val="TableContents"/>
              <w:rPr>
                <w:sz w:val="21"/>
                <w:szCs w:val="21"/>
              </w:rPr>
            </w:pPr>
            <w:r>
              <w:rPr>
                <w:rFonts w:ascii="Calibri" w:hAnsi="Calibri"/>
                <w:sz w:val="21"/>
                <w:szCs w:val="21"/>
              </w:rPr>
              <w:t>Relevance</w:t>
            </w:r>
          </w:p>
        </w:tc>
        <w:tc>
          <w:tcPr>
            <w:tcW w:w="5868" w:type="dxa"/>
            <w:tcBorders>
              <w:top w:val="single" w:sz="4" w:space="0" w:color="000000"/>
              <w:start w:val="single" w:sz="4" w:space="0" w:color="000000"/>
              <w:bottom w:val="single" w:sz="4" w:space="0" w:color="000000"/>
              <w:end w:val="single" w:sz="4" w:space="0" w:color="000000"/>
            </w:tcBorders>
          </w:tcPr>
          <w:p>
            <w:pPr>
              <w:pStyle w:val="TableContents"/>
              <w:rPr>
                <w:rFonts w:ascii="Calibri" w:hAnsi="Calibri"/>
                <w:sz w:val="21"/>
                <w:szCs w:val="21"/>
              </w:rPr>
            </w:pPr>
            <w:r>
              <w:rPr>
                <w:rFonts w:ascii="Calibri" w:hAnsi="Calibri"/>
                <w:sz w:val="21"/>
                <w:szCs w:val="21"/>
              </w:rPr>
            </w:r>
          </w:p>
        </w:tc>
      </w:tr>
      <w:tr>
        <w:trPr/>
        <w:tc>
          <w:tcPr>
            <w:tcW w:w="2742" w:type="dxa"/>
            <w:tcBorders>
              <w:start w:val="single" w:sz="4" w:space="0" w:color="000000"/>
              <w:bottom w:val="single" w:sz="4" w:space="0" w:color="000000"/>
            </w:tcBorders>
          </w:tcPr>
          <w:p>
            <w:pPr>
              <w:pStyle w:val="TableContents"/>
              <w:rPr>
                <w:sz w:val="21"/>
                <w:szCs w:val="21"/>
              </w:rPr>
            </w:pPr>
            <w:r>
              <w:rPr>
                <w:rFonts w:ascii="Calibri" w:hAnsi="Calibri"/>
                <w:sz w:val="21"/>
                <w:szCs w:val="21"/>
              </w:rPr>
              <w:t>Clarity</w:t>
            </w:r>
          </w:p>
        </w:tc>
        <w:tc>
          <w:tcPr>
            <w:tcW w:w="5868" w:type="dxa"/>
            <w:tcBorders>
              <w:start w:val="single" w:sz="4" w:space="0" w:color="000000"/>
              <w:bottom w:val="single" w:sz="4" w:space="0" w:color="000000"/>
              <w:end w:val="single" w:sz="4" w:space="0" w:color="000000"/>
            </w:tcBorders>
          </w:tcPr>
          <w:p>
            <w:pPr>
              <w:pStyle w:val="TableContents"/>
              <w:rPr>
                <w:rFonts w:ascii="Calibri" w:hAnsi="Calibri"/>
                <w:sz w:val="21"/>
                <w:szCs w:val="21"/>
              </w:rPr>
            </w:pPr>
            <w:r>
              <w:rPr>
                <w:rFonts w:ascii="Calibri" w:hAnsi="Calibri"/>
                <w:sz w:val="21"/>
                <w:szCs w:val="21"/>
              </w:rPr>
            </w:r>
          </w:p>
        </w:tc>
      </w:tr>
      <w:tr>
        <w:trPr/>
        <w:tc>
          <w:tcPr>
            <w:tcW w:w="2742" w:type="dxa"/>
            <w:tcBorders>
              <w:start w:val="single" w:sz="4" w:space="0" w:color="000000"/>
              <w:bottom w:val="single" w:sz="4" w:space="0" w:color="000000"/>
            </w:tcBorders>
          </w:tcPr>
          <w:p>
            <w:pPr>
              <w:pStyle w:val="TableContents"/>
              <w:rPr>
                <w:sz w:val="21"/>
                <w:szCs w:val="21"/>
              </w:rPr>
            </w:pPr>
            <w:r>
              <w:rPr>
                <w:rFonts w:ascii="Calibri" w:hAnsi="Calibri"/>
                <w:sz w:val="21"/>
                <w:szCs w:val="21"/>
              </w:rPr>
              <w:t>Answerability</w:t>
            </w:r>
          </w:p>
        </w:tc>
        <w:tc>
          <w:tcPr>
            <w:tcW w:w="5868" w:type="dxa"/>
            <w:tcBorders>
              <w:start w:val="single" w:sz="4" w:space="0" w:color="000000"/>
              <w:bottom w:val="single" w:sz="4" w:space="0" w:color="000000"/>
              <w:end w:val="single" w:sz="4" w:space="0" w:color="000000"/>
            </w:tcBorders>
          </w:tcPr>
          <w:p>
            <w:pPr>
              <w:pStyle w:val="TableContents"/>
              <w:rPr>
                <w:rFonts w:ascii="Calibri" w:hAnsi="Calibri"/>
                <w:sz w:val="21"/>
                <w:szCs w:val="21"/>
              </w:rPr>
            </w:pPr>
            <w:r>
              <w:rPr>
                <w:rFonts w:ascii="Calibri" w:hAnsi="Calibri"/>
                <w:sz w:val="21"/>
                <w:szCs w:val="21"/>
              </w:rPr>
            </w:r>
          </w:p>
        </w:tc>
      </w:tr>
      <w:tr>
        <w:trPr/>
        <w:tc>
          <w:tcPr>
            <w:tcW w:w="2742" w:type="dxa"/>
            <w:tcBorders>
              <w:start w:val="single" w:sz="4" w:space="0" w:color="000000"/>
              <w:bottom w:val="single" w:sz="4" w:space="0" w:color="000000"/>
            </w:tcBorders>
          </w:tcPr>
          <w:p>
            <w:pPr>
              <w:pStyle w:val="TableContents"/>
              <w:rPr>
                <w:sz w:val="21"/>
                <w:szCs w:val="21"/>
              </w:rPr>
            </w:pPr>
            <w:r>
              <w:rPr>
                <w:rFonts w:ascii="Calibri" w:hAnsi="Calibri"/>
                <w:sz w:val="21"/>
                <w:szCs w:val="21"/>
              </w:rPr>
              <w:t>Challenging</w:t>
            </w:r>
          </w:p>
        </w:tc>
        <w:tc>
          <w:tcPr>
            <w:tcW w:w="5868" w:type="dxa"/>
            <w:tcBorders>
              <w:start w:val="single" w:sz="4" w:space="0" w:color="000000"/>
              <w:bottom w:val="single" w:sz="4" w:space="0" w:color="000000"/>
              <w:end w:val="single" w:sz="4" w:space="0" w:color="000000"/>
            </w:tcBorders>
          </w:tcPr>
          <w:p>
            <w:pPr>
              <w:pStyle w:val="TableContents"/>
              <w:rPr>
                <w:rFonts w:ascii="Calibri" w:hAnsi="Calibri"/>
                <w:sz w:val="21"/>
                <w:szCs w:val="21"/>
              </w:rPr>
            </w:pPr>
            <w:r>
              <w:rPr>
                <w:rFonts w:ascii="Calibri" w:hAnsi="Calibri"/>
                <w:sz w:val="21"/>
                <w:szCs w:val="21"/>
              </w:rPr>
            </w:r>
          </w:p>
        </w:tc>
      </w:tr>
      <w:tr>
        <w:trPr/>
        <w:tc>
          <w:tcPr>
            <w:tcW w:w="2742" w:type="dxa"/>
            <w:tcBorders>
              <w:start w:val="single" w:sz="4" w:space="0" w:color="000000"/>
              <w:bottom w:val="single" w:sz="4" w:space="0" w:color="000000"/>
            </w:tcBorders>
          </w:tcPr>
          <w:p>
            <w:pPr>
              <w:pStyle w:val="TableContents"/>
              <w:rPr>
                <w:sz w:val="21"/>
                <w:szCs w:val="21"/>
              </w:rPr>
            </w:pPr>
            <w:r>
              <w:rPr>
                <w:rFonts w:ascii="Calibri" w:hAnsi="Calibri"/>
                <w:sz w:val="21"/>
                <w:szCs w:val="21"/>
              </w:rPr>
              <w:t>Value</w:t>
            </w:r>
          </w:p>
        </w:tc>
        <w:tc>
          <w:tcPr>
            <w:tcW w:w="5868" w:type="dxa"/>
            <w:tcBorders>
              <w:start w:val="single" w:sz="4" w:space="0" w:color="000000"/>
              <w:bottom w:val="single" w:sz="4" w:space="0" w:color="000000"/>
              <w:end w:val="single" w:sz="4" w:space="0" w:color="000000"/>
            </w:tcBorders>
          </w:tcPr>
          <w:p>
            <w:pPr>
              <w:pStyle w:val="TableContents"/>
              <w:rPr>
                <w:rFonts w:ascii="Calibri" w:hAnsi="Calibri"/>
                <w:sz w:val="21"/>
                <w:szCs w:val="21"/>
              </w:rPr>
            </w:pPr>
            <w:r>
              <w:rPr>
                <w:rFonts w:ascii="Calibri" w:hAnsi="Calibri"/>
                <w:sz w:val="21"/>
                <w:szCs w:val="21"/>
              </w:rPr>
            </w:r>
          </w:p>
        </w:tc>
      </w:tr>
      <w:tr>
        <w:trPr/>
        <w:tc>
          <w:tcPr>
            <w:tcW w:w="2742" w:type="dxa"/>
            <w:tcBorders>
              <w:start w:val="single" w:sz="4" w:space="0" w:color="000000"/>
              <w:bottom w:val="single" w:sz="4" w:space="0" w:color="000000"/>
            </w:tcBorders>
          </w:tcPr>
          <w:p>
            <w:pPr>
              <w:pStyle w:val="TableContents"/>
              <w:rPr>
                <w:sz w:val="21"/>
                <w:szCs w:val="21"/>
              </w:rPr>
            </w:pPr>
            <w:r>
              <w:rPr>
                <w:rFonts w:ascii="Calibri" w:hAnsi="Calibri"/>
                <w:sz w:val="21"/>
                <w:szCs w:val="21"/>
              </w:rPr>
              <w:t>Language</w:t>
            </w:r>
          </w:p>
        </w:tc>
        <w:tc>
          <w:tcPr>
            <w:tcW w:w="5868" w:type="dxa"/>
            <w:tcBorders>
              <w:start w:val="single" w:sz="4" w:space="0" w:color="000000"/>
              <w:bottom w:val="single" w:sz="4" w:space="0" w:color="000000"/>
              <w:end w:val="single" w:sz="4" w:space="0" w:color="000000"/>
            </w:tcBorders>
          </w:tcPr>
          <w:p>
            <w:pPr>
              <w:pStyle w:val="TableContents"/>
              <w:rPr>
                <w:rFonts w:ascii="Calibri" w:hAnsi="Calibri"/>
                <w:sz w:val="21"/>
                <w:szCs w:val="21"/>
              </w:rPr>
            </w:pPr>
            <w:r>
              <w:rPr>
                <w:rFonts w:ascii="Calibri" w:hAnsi="Calibri"/>
                <w:sz w:val="21"/>
                <w:szCs w:val="21"/>
              </w:rPr>
            </w:r>
          </w:p>
        </w:tc>
      </w:tr>
      <w:tr>
        <w:trPr/>
        <w:tc>
          <w:tcPr>
            <w:tcW w:w="2742" w:type="dxa"/>
            <w:tcBorders>
              <w:start w:val="single" w:sz="4" w:space="0" w:color="000000"/>
              <w:bottom w:val="single" w:sz="4" w:space="0" w:color="000000"/>
            </w:tcBorders>
          </w:tcPr>
          <w:p>
            <w:pPr>
              <w:pStyle w:val="TableContents"/>
              <w:rPr>
                <w:sz w:val="21"/>
                <w:szCs w:val="21"/>
              </w:rPr>
            </w:pPr>
            <w:r>
              <w:rPr>
                <w:rFonts w:ascii="Calibri" w:hAnsi="Calibri"/>
                <w:sz w:val="21"/>
                <w:szCs w:val="21"/>
              </w:rPr>
              <w:t>Correctness</w:t>
            </w:r>
          </w:p>
        </w:tc>
        <w:tc>
          <w:tcPr>
            <w:tcW w:w="5868" w:type="dxa"/>
            <w:tcBorders>
              <w:start w:val="single" w:sz="4" w:space="0" w:color="000000"/>
              <w:bottom w:val="single" w:sz="4" w:space="0" w:color="000000"/>
              <w:end w:val="single" w:sz="4" w:space="0" w:color="000000"/>
            </w:tcBorders>
          </w:tcPr>
          <w:p>
            <w:pPr>
              <w:pStyle w:val="TableContents"/>
              <w:rPr>
                <w:rFonts w:ascii="Calibri" w:hAnsi="Calibri"/>
                <w:sz w:val="21"/>
                <w:szCs w:val="21"/>
              </w:rPr>
            </w:pPr>
            <w:r>
              <w:rPr>
                <w:rFonts w:ascii="Calibri" w:hAnsi="Calibri"/>
                <w:sz w:val="21"/>
                <w:szCs w:val="21"/>
              </w:rPr>
            </w:r>
          </w:p>
        </w:tc>
      </w:tr>
      <w:tr>
        <w:trPr/>
        <w:tc>
          <w:tcPr>
            <w:tcW w:w="2742" w:type="dxa"/>
            <w:tcBorders>
              <w:start w:val="single" w:sz="4" w:space="0" w:color="000000"/>
              <w:bottom w:val="single" w:sz="4" w:space="0" w:color="000000"/>
            </w:tcBorders>
          </w:tcPr>
          <w:p>
            <w:pPr>
              <w:pStyle w:val="TableContents"/>
              <w:rPr>
                <w:sz w:val="21"/>
                <w:szCs w:val="21"/>
              </w:rPr>
            </w:pPr>
            <w:r>
              <w:rPr>
                <w:rFonts w:ascii="Calibri" w:hAnsi="Calibri"/>
                <w:sz w:val="21"/>
                <w:szCs w:val="21"/>
              </w:rPr>
              <w:t>Answer Problems</w:t>
            </w:r>
          </w:p>
        </w:tc>
        <w:tc>
          <w:tcPr>
            <w:tcW w:w="5868" w:type="dxa"/>
            <w:tcBorders>
              <w:start w:val="single" w:sz="4" w:space="0" w:color="000000"/>
              <w:bottom w:val="single" w:sz="4" w:space="0" w:color="000000"/>
              <w:end w:val="single" w:sz="4" w:space="0" w:color="000000"/>
            </w:tcBorders>
          </w:tcPr>
          <w:p>
            <w:pPr>
              <w:pStyle w:val="TableContents"/>
              <w:rPr>
                <w:rFonts w:ascii="Calibri" w:hAnsi="Calibri"/>
                <w:sz w:val="21"/>
                <w:szCs w:val="21"/>
              </w:rPr>
            </w:pPr>
            <w:r>
              <w:rPr>
                <w:rFonts w:ascii="Calibri" w:hAnsi="Calibri"/>
                <w:sz w:val="21"/>
                <w:szCs w:val="21"/>
              </w:rPr>
            </w:r>
          </w:p>
        </w:tc>
      </w:tr>
      <w:tr>
        <w:trPr/>
        <w:tc>
          <w:tcPr>
            <w:tcW w:w="2742" w:type="dxa"/>
            <w:tcBorders>
              <w:start w:val="single" w:sz="4" w:space="0" w:color="000000"/>
              <w:bottom w:val="single" w:sz="4" w:space="0" w:color="000000"/>
            </w:tcBorders>
          </w:tcPr>
          <w:p>
            <w:pPr>
              <w:pStyle w:val="TableContents"/>
              <w:rPr>
                <w:sz w:val="21"/>
                <w:szCs w:val="21"/>
              </w:rPr>
            </w:pPr>
            <w:r>
              <w:rPr>
                <w:rFonts w:ascii="Calibri" w:hAnsi="Calibri"/>
                <w:sz w:val="21"/>
                <w:szCs w:val="21"/>
              </w:rPr>
              <w:t>Comments</w:t>
            </w:r>
          </w:p>
        </w:tc>
        <w:tc>
          <w:tcPr>
            <w:tcW w:w="5868" w:type="dxa"/>
            <w:tcBorders>
              <w:start w:val="single" w:sz="4" w:space="0" w:color="000000"/>
              <w:bottom w:val="single" w:sz="4" w:space="0" w:color="000000"/>
              <w:end w:val="single" w:sz="4" w:space="0" w:color="000000"/>
            </w:tcBorders>
          </w:tcPr>
          <w:p>
            <w:pPr>
              <w:pStyle w:val="TableContents"/>
              <w:rPr>
                <w:rFonts w:ascii="Calibri" w:hAnsi="Calibri"/>
                <w:sz w:val="21"/>
                <w:szCs w:val="21"/>
              </w:rPr>
            </w:pPr>
            <w:r>
              <w:rPr>
                <w:rFonts w:ascii="Calibri" w:hAnsi="Calibri"/>
                <w:sz w:val="21"/>
                <w:szCs w:val="21"/>
              </w:rPr>
            </w:r>
          </w:p>
        </w:tc>
      </w:tr>
    </w:tbl>
    <w:p>
      <w:pPr>
        <w:pStyle w:val="Normal"/>
        <w:rPr/>
      </w:pPr>
      <w:r>
        <w:rPr/>
      </w:r>
    </w:p>
    <w:sectPr>
      <w:type w:val="nextPage"/>
      <w:pgSz w:w="12240" w:h="15840"/>
      <w:pgMar w:left="1786" w:right="1786"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Arial">
    <w:charset w:val="01" w:characterSet="utf-8"/>
    <w:family w:val="roman"/>
    <w:pitch w:val="variable"/>
  </w:font>
  <w:font w:name="Consolas">
    <w:charset w:val="01" w:characterSet="utf-8"/>
    <w:family w:val="roman"/>
    <w:pitch w:val="variable"/>
  </w:font>
  <w:font w:name="Noto Sans">
    <w:charset w:val="01" w:characterSet="utf-8"/>
    <w:family w:val="swiss"/>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
    <w:lvl w:ilvl="0">
      <w:start w:val="1"/>
      <w:numFmt w:val="decimal"/>
      <w:lvlText w:val="%1."/>
      <w:lvlJc w:val="start"/>
      <w:pPr>
        <w:tabs>
          <w:tab w:val="num" w:pos="0"/>
        </w:tabs>
        <w:ind w:start="720" w:hanging="360"/>
      </w:pPr>
      <w:rPr>
        <w:rFonts w:ascii="Noto Serif" w:hAnsi="Noto Serif" w:cs="Symbol"/>
      </w:rPr>
    </w:lvl>
    <w:lvl w:ilvl="1">
      <w:start w:val="1"/>
      <w:numFmt w:val="decimal"/>
      <w:lvlText w:val="%2."/>
      <w:lvlJc w:val="start"/>
      <w:pPr>
        <w:tabs>
          <w:tab w:val="num" w:pos="0"/>
        </w:tabs>
        <w:ind w:start="1440" w:hanging="360"/>
      </w:pPr>
      <w:rPr>
        <w:rFonts w:cs="Courier New"/>
      </w:rPr>
    </w:lvl>
    <w:lvl w:ilvl="2">
      <w:start w:val="1"/>
      <w:numFmt w:val="decimal"/>
      <w:lvlText w:val="%3."/>
      <w:lvlJc w:val="start"/>
      <w:pPr>
        <w:tabs>
          <w:tab w:val="num" w:pos="0"/>
        </w:tabs>
        <w:ind w:start="2160" w:hanging="360"/>
      </w:pPr>
      <w:rPr>
        <w:rFonts w:cs="Wingdings"/>
      </w:rPr>
    </w:lvl>
    <w:lvl w:ilvl="3">
      <w:start w:val="1"/>
      <w:numFmt w:val="decimal"/>
      <w:lvlText w:val="%4."/>
      <w:lvlJc w:val="start"/>
      <w:pPr>
        <w:tabs>
          <w:tab w:val="num" w:pos="0"/>
        </w:tabs>
        <w:ind w:start="2880" w:hanging="360"/>
      </w:pPr>
      <w:rPr>
        <w:rFonts w:ascii="Noto Serif" w:hAnsi="Noto Serif" w:cs="Symbol"/>
      </w:rPr>
    </w:lvl>
    <w:lvl w:ilvl="4">
      <w:start w:val="1"/>
      <w:numFmt w:val="decimal"/>
      <w:lvlText w:val="%5."/>
      <w:lvlJc w:val="start"/>
      <w:pPr>
        <w:tabs>
          <w:tab w:val="num" w:pos="0"/>
        </w:tabs>
        <w:ind w:start="3600" w:hanging="360"/>
      </w:pPr>
      <w:rPr>
        <w:rFonts w:cs="Courier New"/>
      </w:rPr>
    </w:lvl>
    <w:lvl w:ilvl="5">
      <w:start w:val="1"/>
      <w:numFmt w:val="decimal"/>
      <w:lvlText w:val="%6."/>
      <w:lvlJc w:val="start"/>
      <w:pPr>
        <w:tabs>
          <w:tab w:val="num" w:pos="0"/>
        </w:tabs>
        <w:ind w:start="4320" w:hanging="360"/>
      </w:pPr>
      <w:rPr>
        <w:rFonts w:cs="Wingdings"/>
      </w:rPr>
    </w:lvl>
    <w:lvl w:ilvl="6">
      <w:start w:val="1"/>
      <w:numFmt w:val="decimal"/>
      <w:lvlText w:val="%7."/>
      <w:lvlJc w:val="start"/>
      <w:pPr>
        <w:tabs>
          <w:tab w:val="num" w:pos="0"/>
        </w:tabs>
        <w:ind w:start="5040" w:hanging="360"/>
      </w:pPr>
      <w:rPr>
        <w:rFonts w:ascii="Noto Serif" w:hAnsi="Noto Serif" w:cs="Symbol"/>
      </w:rPr>
    </w:lvl>
    <w:lvl w:ilvl="7">
      <w:start w:val="1"/>
      <w:numFmt w:val="decimal"/>
      <w:lvlText w:val="%8."/>
      <w:lvlJc w:val="start"/>
      <w:pPr>
        <w:tabs>
          <w:tab w:val="num" w:pos="0"/>
        </w:tabs>
        <w:ind w:start="5760" w:hanging="360"/>
      </w:pPr>
      <w:rPr>
        <w:rFonts w:cs="Courier New"/>
      </w:rPr>
    </w:lvl>
    <w:lvl w:ilvl="8">
      <w:start w:val="1"/>
      <w:numFmt w:val="decimal"/>
      <w:lvlText w:val="%9."/>
      <w:lvlJc w:val="start"/>
      <w:pPr>
        <w:tabs>
          <w:tab w:val="num" w:pos="0"/>
        </w:tabs>
        <w:ind w:start="6480" w:hanging="360"/>
      </w:pPr>
      <w:rPr>
        <w:rFonts w:cs="Wingdings"/>
      </w:rPr>
    </w:lvl>
  </w:abstractNum>
  <w:abstractNum w:abstractNumId="5">
    <w:lvl w:ilvl="0">
      <w:start w:val="1"/>
      <w:numFmt w:val="lowerLetter"/>
      <w:lvlText w:val="%1)"/>
      <w:lvlJc w:val="start"/>
      <w:pPr>
        <w:tabs>
          <w:tab w:val="num" w:pos="0"/>
        </w:tabs>
        <w:ind w:start="720" w:hanging="360"/>
      </w:pPr>
      <w:rPr>
        <w:rFonts w:ascii="Noto Serif" w:hAnsi="Noto Serif" w:cs="Symbol"/>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6">
    <w:lvl w:ilvl="0">
      <w:numFmt w:val="lowerLetter"/>
      <w:lvlText w:val="%1)"/>
      <w:lvlJc w:val="start"/>
      <w:pPr>
        <w:tabs>
          <w:tab w:val="num" w:pos="0"/>
        </w:tabs>
        <w:ind w:start="720" w:hanging="360"/>
      </w:pPr>
      <w:rPr>
        <w:rFonts w:ascii="Noto Serif" w:hAnsi="Noto Serif" w:cs="Symbol"/>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7">
    <w:lvl w:ilvl="0">
      <w:numFmt w:val="lowerLetter"/>
      <w:lvlText w:val="%1)"/>
      <w:lvlJc w:val="start"/>
      <w:pPr>
        <w:tabs>
          <w:tab w:val="num" w:pos="0"/>
        </w:tabs>
        <w:ind w:start="720" w:hanging="360"/>
      </w:pPr>
      <w:rPr>
        <w:rFonts w:ascii="Noto Serif" w:hAnsi="Noto Serif" w:cs="Symbol"/>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8">
    <w:lvl w:ilvl="0">
      <w:numFmt w:val="lowerLetter"/>
      <w:lvlText w:val="%1)"/>
      <w:lvlJc w:val="start"/>
      <w:pPr>
        <w:tabs>
          <w:tab w:val="num" w:pos="0"/>
        </w:tabs>
        <w:ind w:start="720" w:hanging="360"/>
      </w:pPr>
      <w:rPr>
        <w:rFonts w:ascii="Noto Serif" w:hAnsi="Noto Serif" w:cs="Symbol"/>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1">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3"/>
    <w:lvlOverride w:ilvl="0">
      <w:startOverride w:val="1"/>
    </w:lvlOverride>
  </w:num>
  <w:num w:numId="14">
    <w:abstractNumId w:val="1"/>
    <w:lvlOverride w:ilvl="0">
      <w:lvl w:ilvl="0">
        <w:start w:val="1"/>
        <w:numFmt w:val="decimal"/>
        <w:lvlText w:val="%1."/>
        <w:lvlJc w:val="start"/>
        <w:pPr>
          <w:tabs>
            <w:tab w:val="num" w:pos="0"/>
          </w:tabs>
          <w:ind w:start="720" w:hanging="360"/>
        </w:pPr>
        <w:rPr>
          <w:rFonts w:ascii="Noto Serif" w:hAnsi="Noto Serif" w:cs="Symbol"/>
        </w:rPr>
      </w:lvl>
    </w:lvlOverride>
    <w:lvlOverride w:ilvl="0">
      <w:startOverride w:val="1"/>
    </w:lvlOverride>
    <w:lvlOverride w:ilvl="1">
      <w:lvl w:ilvl="1">
        <w:start w:val="1"/>
        <w:numFmt w:val="decimal"/>
        <w:lvlText w:val="%2."/>
        <w:lvlJc w:val="start"/>
        <w:pPr>
          <w:tabs>
            <w:tab w:val="num" w:pos="0"/>
          </w:tabs>
          <w:ind w:start="1440" w:hanging="360"/>
        </w:pPr>
        <w:rPr>
          <w:rFonts w:cs="Courier New"/>
        </w:rPr>
      </w:lvl>
      <w:startOverride w:val="1"/>
    </w:lvlOverride>
    <w:lvlOverride w:ilvl="1">
      <w:startOverride w:val="1"/>
    </w:lvlOverride>
    <w:lvlOverride w:ilvl="2">
      <w:lvl w:ilvl="2">
        <w:start w:val="1"/>
        <w:numFmt w:val="decimal"/>
        <w:lvlText w:val="%3."/>
        <w:lvlJc w:val="start"/>
        <w:pPr>
          <w:tabs>
            <w:tab w:val="num" w:pos="0"/>
          </w:tabs>
          <w:ind w:start="2160" w:hanging="360"/>
        </w:pPr>
        <w:rPr>
          <w:rFonts w:cs="Wingdings"/>
        </w:rPr>
      </w:lvl>
    </w:lvlOverride>
    <w:lvlOverride w:ilvl="2">
      <w:startOverride w:val="1"/>
    </w:lvlOverride>
    <w:lvlOverride w:ilvl="3">
      <w:lvl w:ilvl="3">
        <w:start w:val="1"/>
        <w:numFmt w:val="decimal"/>
        <w:lvlText w:val="%4."/>
        <w:lvlJc w:val="start"/>
        <w:pPr>
          <w:tabs>
            <w:tab w:val="num" w:pos="0"/>
          </w:tabs>
          <w:ind w:start="2880" w:hanging="360"/>
        </w:pPr>
        <w:rPr>
          <w:rFonts w:ascii="Noto Serif" w:hAnsi="Noto Serif" w:cs="Symbol"/>
        </w:rPr>
      </w:lvl>
    </w:lvlOverride>
    <w:lvlOverride w:ilvl="3">
      <w:startOverride w:val="1"/>
    </w:lvlOverride>
    <w:lvlOverride w:ilvl="4">
      <w:lvl w:ilvl="4">
        <w:start w:val="1"/>
        <w:numFmt w:val="decimal"/>
        <w:lvlText w:val="%5."/>
        <w:lvlJc w:val="start"/>
        <w:pPr>
          <w:tabs>
            <w:tab w:val="num" w:pos="0"/>
          </w:tabs>
          <w:ind w:start="3600" w:hanging="360"/>
        </w:pPr>
        <w:rPr>
          <w:rFonts w:cs="Courier New"/>
        </w:rPr>
      </w:lvl>
    </w:lvlOverride>
    <w:lvlOverride w:ilvl="4">
      <w:startOverride w:val="1"/>
    </w:lvlOverride>
    <w:lvlOverride w:ilvl="5">
      <w:lvl w:ilvl="5">
        <w:start w:val="1"/>
        <w:numFmt w:val="decimal"/>
        <w:lvlText w:val="%6."/>
        <w:lvlJc w:val="start"/>
        <w:pPr>
          <w:tabs>
            <w:tab w:val="num" w:pos="0"/>
          </w:tabs>
          <w:ind w:start="4320" w:hanging="360"/>
        </w:pPr>
        <w:rPr>
          <w:rFonts w:cs="Wingdings"/>
        </w:rPr>
      </w:lvl>
    </w:lvlOverride>
    <w:lvlOverride w:ilvl="5">
      <w:startOverride w:val="1"/>
    </w:lvlOverride>
    <w:lvlOverride w:ilvl="6">
      <w:lvl w:ilvl="6">
        <w:start w:val="1"/>
        <w:numFmt w:val="decimal"/>
        <w:lvlText w:val="%7."/>
        <w:lvlJc w:val="start"/>
        <w:pPr>
          <w:tabs>
            <w:tab w:val="num" w:pos="0"/>
          </w:tabs>
          <w:ind w:start="5040" w:hanging="360"/>
        </w:pPr>
        <w:rPr>
          <w:rFonts w:ascii="Noto Serif" w:hAnsi="Noto Serif" w:cs="Symbol"/>
        </w:rPr>
      </w:lvl>
    </w:lvlOverride>
    <w:lvlOverride w:ilvl="6">
      <w:startOverride w:val="1"/>
    </w:lvlOverride>
    <w:lvlOverride w:ilvl="7">
      <w:lvl w:ilvl="7">
        <w:start w:val="1"/>
        <w:numFmt w:val="decimal"/>
        <w:lvlText w:val="%8."/>
        <w:lvlJc w:val="start"/>
        <w:pPr>
          <w:tabs>
            <w:tab w:val="num" w:pos="0"/>
          </w:tabs>
          <w:ind w:start="5760" w:hanging="360"/>
        </w:pPr>
        <w:rPr>
          <w:rFonts w:cs="Courier New"/>
        </w:rPr>
      </w:lvl>
    </w:lvlOverride>
    <w:lvlOverride w:ilvl="7">
      <w:startOverride w:val="1"/>
    </w:lvlOverride>
    <w:lvlOverride w:ilvl="8">
      <w:lvl w:ilvl="8">
        <w:start w:val="1"/>
        <w:numFmt w:val="decimal"/>
        <w:lvlText w:val="%9."/>
        <w:lvlJc w:val="start"/>
        <w:pPr>
          <w:tabs>
            <w:tab w:val="num" w:pos="0"/>
          </w:tabs>
          <w:ind w:start="6480" w:hanging="360"/>
        </w:pPr>
        <w:rPr>
          <w:rFonts w:cs="Wingdings"/>
        </w:rPr>
      </w:lvl>
    </w:lvlOverride>
  </w:num>
  <w:num w:numId="15">
    <w:abstractNumId w:val="11"/>
    <w:lvlOverride w:ilvl="0">
      <w:startOverride w:val="1"/>
    </w:lvlOverride>
  </w:num>
  <w:num w:numId="16">
    <w:abstractNumId w:val="1"/>
    <w:lvlOverride w:ilvl="0">
      <w:lvl w:ilvl="0">
        <w:start w:val="1"/>
        <w:numFmt w:val="lowerLetter"/>
        <w:lvlText w:val="%1)"/>
        <w:lvlJc w:val="start"/>
        <w:pPr>
          <w:tabs>
            <w:tab w:val="num" w:pos="0"/>
          </w:tabs>
          <w:ind w:start="720" w:hanging="360"/>
        </w:pPr>
        <w:rPr>
          <w:rFonts w:ascii="Noto Serif" w:hAnsi="Noto Serif" w:cs="Symbol"/>
        </w:rPr>
      </w:lvl>
      <w:startOverride w:val="1"/>
    </w:lvlOverride>
  </w:num>
  <w:num w:numId="17">
    <w:abstractNumId w:val="1"/>
    <w:lvlOverride w:ilvl="0">
      <w:lvl w:ilvl="0">
        <w:numFmt w:val="lowerLetter"/>
        <w:lvlText w:val="%1)"/>
        <w:lvlJc w:val="start"/>
        <w:pPr>
          <w:tabs>
            <w:tab w:val="num" w:pos="0"/>
          </w:tabs>
          <w:ind w:start="720" w:hanging="360"/>
        </w:pPr>
        <w:rPr>
          <w:rFonts w:ascii="Noto Serif" w:hAnsi="Noto Serif" w:cs="Symbol"/>
        </w:rPr>
      </w:lvl>
    </w:lvlOverride>
  </w:num>
  <w:num w:numId="18">
    <w:abstractNumId w:val="1"/>
    <w:lvlOverride w:ilvl="0">
      <w:lvl w:ilvl="0">
        <w:numFmt w:val="lowerLetter"/>
        <w:lvlText w:val="%1)"/>
        <w:lvlJc w:val="start"/>
        <w:pPr>
          <w:tabs>
            <w:tab w:val="num" w:pos="0"/>
          </w:tabs>
          <w:ind w:start="720" w:hanging="360"/>
        </w:pPr>
        <w:rPr>
          <w:rFonts w:ascii="Noto Serif" w:hAnsi="Noto Serif" w:cs="Symbol"/>
        </w:rPr>
      </w:lvl>
    </w:lvlOverride>
  </w:num>
  <w:num w:numId="19">
    <w:abstractNumId w:val="1"/>
    <w:lvlOverride w:ilvl="0">
      <w:lvl w:ilvl="0">
        <w:numFmt w:val="lowerLetter"/>
        <w:lvlText w:val="%1)"/>
        <w:lvlJc w:val="start"/>
        <w:pPr>
          <w:tabs>
            <w:tab w:val="num" w:pos="0"/>
          </w:tabs>
          <w:ind w:start="720" w:hanging="360"/>
        </w:pPr>
        <w:rPr>
          <w:rFonts w:ascii="Noto Serif" w:hAnsi="Noto Serif" w:cs="Symbol"/>
        </w:rPr>
      </w:lvl>
    </w:lvlOverride>
  </w:num>
</w:numbering>
</file>

<file path=word/settings.xml><?xml version="1.0" encoding="utf-8"?>
<w:settings xmlns:w="http://schemas.openxmlformats.org/wordprocessingml/2006/main">
  <w:zoom w:percent="140"/>
  <w:trackRevisions/>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erif CJK SC" w:cs="FreeSans"/>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Noto Serif" w:hAnsi="Noto Serif" w:eastAsia="Noto Serif CJK SC" w:cs="FreeSans"/>
      <w:color w:val="auto"/>
      <w:kern w:val="2"/>
      <w:sz w:val="24"/>
      <w:szCs w:val="24"/>
      <w:lang w:val="en-US" w:eastAsia="zh-CN" w:bidi="hi-IN"/>
    </w:rPr>
  </w:style>
  <w:style w:type="paragraph" w:styleId="Heading1">
    <w:name w:val="heading 1"/>
    <w:basedOn w:val="Normal"/>
    <w:next w:val="BodyText"/>
    <w:uiPriority w:val="9"/>
    <w:qFormat/>
    <w:pPr>
      <w:keepNext w:val="true"/>
      <w:keepLines/>
      <w:spacing w:before="480" w:after="0"/>
      <w:outlineLvl w:val="0"/>
    </w:pPr>
    <w:rPr>
      <w:rFonts w:ascii="Arial" w:hAnsi="Arial" w:eastAsia="DejaVu Sans" w:cs="DejaVu Sans" w:asciiTheme="majorHAnsi" w:cstheme="majorBidi" w:eastAsiaTheme="majorEastAsia" w:hAnsiTheme="majorHAnsi"/>
      <w:b/>
      <w:bCs/>
      <w:color w:themeColor="accent1" w:val="18A303"/>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Arial" w:hAnsi="Arial" w:eastAsia="DejaVu Sans" w:cs="DejaVu Sans" w:asciiTheme="majorHAnsi" w:cstheme="majorBidi" w:eastAsiaTheme="majorEastAsia" w:hAnsiTheme="majorHAnsi"/>
      <w:b/>
      <w:bCs/>
      <w:color w:themeColor="accent1" w:val="18A303"/>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Arial" w:hAnsi="Arial" w:eastAsia="DejaVu Sans" w:cs="DejaVu Sans" w:asciiTheme="majorHAnsi" w:cstheme="majorBidi" w:eastAsiaTheme="majorEastAsia" w:hAnsiTheme="majorHAnsi"/>
      <w:b/>
      <w:bCs/>
      <w:color w:themeColor="accent1" w:val="18A303"/>
    </w:rPr>
  </w:style>
  <w:style w:type="character" w:styleId="DefaultParagraphFont" w:default="1">
    <w:name w:val="Default Paragraph Font"/>
    <w:uiPriority w:val="1"/>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Noto Sans" w:hAnsi="Noto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LibreOffice/25.8.4.2$Linux_X86_64 LibreOffice_project/580$Build-2</Application>
  <AppVersion>15.0000</AppVersion>
  <Pages>11</Pages>
  <Words>1813</Words>
  <Characters>12635</Characters>
  <CharactersWithSpaces>14183</CharactersWithSpaces>
  <Paragraphs>216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2026-01-30T08:43:00Z</dcterms:created>
  <dc:creator>Charlott Rubach</dc:creator>
  <dc:description/>
  <dc:language>en-US</dc:language>
  <cp:lastModifiedBy/>
  <dcterms:modified xsi:type="dcterms:W3CDTF">2026-01-31T09:10:39Z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